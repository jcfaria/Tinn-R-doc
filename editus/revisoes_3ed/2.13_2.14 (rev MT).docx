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487" w:line="300" w:lineRule="auto"/>
        <w:ind w:left="6" w:right="0" w:hanging="10"/>
        <w:jc w:val="left"/>
      </w:pPr>
      <w:r>
        <w:t>2.13. P</w:t>
      </w:r>
      <w:r>
        <w:rPr>
          <w:sz w:val="18"/>
        </w:rPr>
        <w:t>ROJECTS</w:t>
      </w:r>
    </w:p>
    <w:p>
      <w:pPr>
        <w:pStyle w:val="2"/>
        <w:tabs>
          <w:tab w:val="center" w:pos="1131"/>
        </w:tabs>
        <w:spacing w:after="425"/>
        <w:ind w:left="-4" w:firstLine="0"/>
      </w:pPr>
      <w:r>
        <w:rPr>
          <w:sz w:val="22"/>
        </w:rPr>
        <w:t>2.13</w:t>
      </w:r>
      <w:r>
        <w:rPr>
          <w:sz w:val="22"/>
        </w:rPr>
        <w:tab/>
      </w:r>
      <w:r>
        <w:rPr>
          <w:sz w:val="22"/>
        </w:rPr>
        <w:t>P</w:t>
      </w:r>
      <w:r>
        <w:t>ROJECTS</w:t>
      </w:r>
    </w:p>
    <w:p>
      <w:pPr>
        <w:spacing w:after="519" w:line="259" w:lineRule="auto"/>
        <w:ind w:left="1592" w:right="0" w:firstLine="0"/>
        <w:jc w:val="left"/>
      </w:pPr>
      <w:r>
        <w:drawing>
          <wp:inline distT="0" distB="0" distL="0" distR="0">
            <wp:extent cx="2608580" cy="4343400"/>
            <wp:effectExtent l="0" t="0" r="0" b="0"/>
            <wp:docPr id="2634" name="Picture 2634"/>
            <wp:cNvGraphicFramePr/>
            <a:graphic xmlns:a="http://schemas.openxmlformats.org/drawingml/2006/main">
              <a:graphicData uri="http://schemas.openxmlformats.org/drawingml/2006/picture">
                <pic:pic xmlns:pic="http://schemas.openxmlformats.org/drawingml/2006/picture">
                  <pic:nvPicPr>
                    <pic:cNvPr id="2634" name="Picture 2634"/>
                    <pic:cNvPicPr/>
                  </pic:nvPicPr>
                  <pic:blipFill>
                    <a:blip r:embed="rId7"/>
                    <a:stretch>
                      <a:fillRect/>
                    </a:stretch>
                  </pic:blipFill>
                  <pic:spPr>
                    <a:xfrm>
                      <a:off x="0" y="0"/>
                      <a:ext cx="2609088" cy="4343400"/>
                    </a:xfrm>
                    <a:prstGeom prst="rect">
                      <a:avLst/>
                    </a:prstGeom>
                  </pic:spPr>
                </pic:pic>
              </a:graphicData>
            </a:graphic>
          </wp:inline>
        </w:drawing>
      </w:r>
    </w:p>
    <w:p>
      <w:pPr>
        <w:spacing w:after="1283" w:line="300" w:lineRule="auto"/>
        <w:ind w:left="6" w:right="0" w:hanging="10"/>
        <w:jc w:val="left"/>
        <w:rPr>
          <w:lang w:val="en-US"/>
        </w:rPr>
      </w:pPr>
      <w:r>
        <w:rPr>
          <w:sz w:val="18"/>
          <w:lang w:val="en-US"/>
        </w:rPr>
        <w:t>F</w:t>
      </w:r>
      <w:r>
        <w:rPr>
          <w:sz w:val="14"/>
          <w:lang w:val="en-US"/>
        </w:rPr>
        <w:t xml:space="preserve">IGURE </w:t>
      </w:r>
      <w:r>
        <w:rPr>
          <w:sz w:val="18"/>
          <w:lang w:val="en-US"/>
        </w:rPr>
        <w:t>2.43: Tinn-R: Projects.</w:t>
      </w:r>
    </w:p>
    <w:p>
      <w:pPr>
        <w:pStyle w:val="3"/>
        <w:spacing w:after="438"/>
        <w:ind w:left="6"/>
        <w:rPr>
          <w:lang w:val="en-US"/>
        </w:rPr>
      </w:pPr>
      <w:r>
        <w:rPr>
          <w:lang w:val="en-US"/>
        </w:rPr>
        <w:t>Overview</w:t>
      </w:r>
    </w:p>
    <w:p>
      <w:pPr>
        <w:ind w:left="-3" w:right="0"/>
        <w:rPr>
          <w:lang w:val="en-US"/>
        </w:rPr>
      </w:pPr>
      <w:r>
        <w:rPr>
          <w:lang w:val="en-US"/>
        </w:rPr>
        <w:t xml:space="preserve">A Tinn-R project (Figure </w:t>
      </w:r>
      <w:r>
        <w:rPr>
          <w:color w:val="27266A"/>
          <w:lang w:val="en-US"/>
        </w:rPr>
        <w:t>2.43</w:t>
      </w:r>
      <w:r>
        <w:rPr>
          <w:lang w:val="en-US"/>
        </w:rPr>
        <w:t>) is a container for different types of editable files associated with a single task, for example</w:t>
      </w:r>
      <w:ins w:id="0" w:author="Mayara/Tikinet" w:date="2019-10-08T17:28:21Z">
        <w:r>
          <w:rPr/>
          <w:t>,</w:t>
        </w:r>
      </w:ins>
      <w:r>
        <w:rPr>
          <w:lang w:val="en-US"/>
        </w:rPr>
        <w:t xml:space="preserve"> program files, data files, and text files. Files in similar categories can be grouped as Tinn-R groups within the project much like folders and subfolders. This saves you looking for and opening each of the files individually every time you start work</w:t>
      </w:r>
      <w:ins w:id="1" w:author="Mayara/Tikinet" w:date="2019-10-08T17:34:38Z">
        <w:r>
          <w:rPr/>
          <w:t>ing</w:t>
        </w:r>
      </w:ins>
      <w:r>
        <w:rPr>
          <w:lang w:val="en-US"/>
        </w:rPr>
        <w:t xml:space="preserve">. Simply double click on any file in the project or group (Figure </w:t>
      </w:r>
      <w:r>
        <w:rPr>
          <w:b/>
          <w:lang w:val="en-US"/>
        </w:rPr>
        <w:t>??</w:t>
      </w:r>
      <w:r>
        <w:rPr>
          <w:lang w:val="en-US"/>
        </w:rPr>
        <w:t xml:space="preserve">) visible in the </w:t>
      </w:r>
      <w:r>
        <w:rPr>
          <w:rFonts w:ascii="Calibri" w:hAnsi="Calibri" w:eastAsia="Calibri" w:cs="Calibri"/>
          <w:sz w:val="20"/>
          <w:lang w:val="en-US"/>
        </w:rPr>
        <w:t xml:space="preserve">Tools/Misc/Project </w:t>
      </w:r>
      <w:r>
        <w:rPr>
          <w:lang w:val="en-US"/>
        </w:rPr>
        <w:t>pane and it will open under a new(s) tab(s) in Tinn-R.</w:t>
      </w:r>
    </w:p>
    <w:p>
      <w:pPr>
        <w:spacing w:after="517" w:line="259" w:lineRule="auto"/>
        <w:ind w:left="1565" w:right="0" w:firstLine="0"/>
        <w:jc w:val="left"/>
      </w:pPr>
      <w:r>
        <w:drawing>
          <wp:inline distT="0" distB="0" distL="0" distR="0">
            <wp:extent cx="2642235" cy="3602355"/>
            <wp:effectExtent l="0" t="0" r="0" b="0"/>
            <wp:docPr id="2635" name="Picture 2635"/>
            <wp:cNvGraphicFramePr/>
            <a:graphic xmlns:a="http://schemas.openxmlformats.org/drawingml/2006/main">
              <a:graphicData uri="http://schemas.openxmlformats.org/drawingml/2006/picture">
                <pic:pic xmlns:pic="http://schemas.openxmlformats.org/drawingml/2006/picture">
                  <pic:nvPicPr>
                    <pic:cNvPr id="2635" name="Picture 2635"/>
                    <pic:cNvPicPr/>
                  </pic:nvPicPr>
                  <pic:blipFill>
                    <a:blip r:embed="rId8"/>
                    <a:stretch>
                      <a:fillRect/>
                    </a:stretch>
                  </pic:blipFill>
                  <pic:spPr>
                    <a:xfrm>
                      <a:off x="0" y="0"/>
                      <a:ext cx="2642616" cy="3602736"/>
                    </a:xfrm>
                    <a:prstGeom prst="rect">
                      <a:avLst/>
                    </a:prstGeom>
                  </pic:spPr>
                </pic:pic>
              </a:graphicData>
            </a:graphic>
          </wp:inline>
        </w:drawing>
      </w:r>
    </w:p>
    <w:p>
      <w:pPr>
        <w:spacing w:after="970" w:line="300" w:lineRule="auto"/>
        <w:ind w:left="6" w:right="0" w:hanging="10"/>
        <w:jc w:val="left"/>
        <w:rPr>
          <w:lang w:val="en-US"/>
        </w:rPr>
      </w:pPr>
      <w:r>
        <w:rPr>
          <w:sz w:val="18"/>
          <w:lang w:val="en-US"/>
        </w:rPr>
        <w:t>F</w:t>
      </w:r>
      <w:r>
        <w:rPr>
          <w:sz w:val="14"/>
          <w:lang w:val="en-US"/>
        </w:rPr>
        <w:t xml:space="preserve">IGURE </w:t>
      </w:r>
      <w:r>
        <w:rPr>
          <w:sz w:val="18"/>
          <w:lang w:val="en-US"/>
        </w:rPr>
        <w:t>2.44: Tinn-R: Projects, groups and files.</w:t>
      </w:r>
    </w:p>
    <w:p>
      <w:pPr>
        <w:ind w:left="-3" w:right="0"/>
        <w:rPr>
          <w:lang w:val="en-US"/>
        </w:rPr>
      </w:pPr>
      <w:r>
        <w:rPr>
          <w:lang w:val="en-US"/>
        </w:rPr>
        <w:t>You can also drag the object (entire project, group</w:t>
      </w:r>
      <w:ins w:id="2" w:author="Mayara/Tikinet" w:date="2019-10-08T17:39:33Z">
        <w:r>
          <w:rPr/>
          <w:t>,</w:t>
        </w:r>
      </w:ins>
      <w:r>
        <w:rPr>
          <w:lang w:val="en-US"/>
        </w:rPr>
        <w:t xml:space="preserve"> or individual file) to the editor. Doing so will open the corresponding files for viewing in the editor.</w:t>
      </w:r>
    </w:p>
    <w:p>
      <w:pPr>
        <w:spacing w:after="1333" w:line="281" w:lineRule="auto"/>
        <w:ind w:left="4" w:right="0" w:hanging="8"/>
        <w:jc w:val="left"/>
        <w:rPr>
          <w:lang w:val="en-US"/>
        </w:rPr>
      </w:pPr>
      <w:del w:id="3" w:author="Mayara/Tikinet" w:date="2019-10-08T17:47:59Z">
        <w:r>
          <w:rPr>
            <w:lang w:val="en-US"/>
          </w:rPr>
          <w:delText>Non-</w:delText>
        </w:r>
      </w:del>
      <w:ins w:id="4" w:author="Mayara/Tikinet" w:date="2019-10-08T17:47:59Z">
        <w:r>
          <w:rPr/>
          <w:t>Un</w:t>
        </w:r>
      </w:ins>
      <w:r>
        <w:rPr>
          <w:lang w:val="en-US"/>
        </w:rPr>
        <w:t>editable files (not ASCII</w:t>
      </w:r>
      <w:r>
        <w:rPr>
          <w:rFonts w:ascii="Calibri" w:hAnsi="Calibri" w:eastAsia="Calibri" w:cs="Calibri"/>
          <w:lang w:val="en-US"/>
        </w:rPr>
        <w:t>/</w:t>
      </w:r>
      <w:r>
        <w:rPr>
          <w:lang w:val="en-US"/>
        </w:rPr>
        <w:t>ANSI</w:t>
      </w:r>
      <w:r>
        <w:rPr>
          <w:rFonts w:ascii="Calibri" w:hAnsi="Calibri" w:eastAsia="Calibri" w:cs="Calibri"/>
          <w:lang w:val="en-US"/>
        </w:rPr>
        <w:t>/</w:t>
      </w:r>
      <w:r>
        <w:rPr>
          <w:lang w:val="en-US"/>
        </w:rPr>
        <w:t xml:space="preserve">UTF-X, such as PDF, PNG, etc) can be included in a project if you will benefit from the listing, but </w:t>
      </w:r>
      <w:ins w:id="5" w:author="Mayara/Tikinet" w:date="2019-10-08T17:50:53Z">
        <w:r>
          <w:rPr/>
          <w:t>t</w:t>
        </w:r>
      </w:ins>
      <w:r>
        <w:rPr>
          <w:lang w:val="en-US"/>
        </w:rPr>
        <w:t>hey are not correctly viewed in the editor.</w:t>
      </w:r>
    </w:p>
    <w:p>
      <w:pPr>
        <w:pStyle w:val="3"/>
        <w:spacing w:after="334"/>
        <w:ind w:left="6"/>
        <w:rPr>
          <w:lang w:val="en-US"/>
        </w:rPr>
      </w:pPr>
      <w:r>
        <w:rPr>
          <w:lang w:val="en-US"/>
        </w:rPr>
        <w:t>Opening the demo project</w:t>
      </w:r>
    </w:p>
    <w:p>
      <w:pPr>
        <w:ind w:left="-3" w:right="0"/>
        <w:rPr>
          <w:lang w:val="en-US"/>
        </w:rPr>
      </w:pPr>
      <w:r>
        <w:rPr>
          <w:lang w:val="en-US"/>
        </w:rPr>
        <w:t>First, to see a project, you must open the Tools pane: View</w:t>
      </w:r>
      <w:r>
        <w:rPr>
          <w:rFonts w:ascii="Calibri" w:hAnsi="Calibri" w:eastAsia="Calibri" w:cs="Calibri"/>
          <w:lang w:val="en-US"/>
        </w:rPr>
        <w:t>/</w:t>
      </w:r>
      <w:r>
        <w:rPr>
          <w:lang w:val="en-US"/>
        </w:rPr>
        <w:t>Tools</w:t>
      </w:r>
      <w:r>
        <w:rPr>
          <w:rFonts w:ascii="Calibri" w:hAnsi="Calibri" w:eastAsia="Calibri" w:cs="Calibri"/>
          <w:lang w:val="en-US"/>
        </w:rPr>
        <w:t>/</w:t>
      </w:r>
      <w:r>
        <w:rPr>
          <w:lang w:val="en-US"/>
        </w:rPr>
        <w:t>Tools (</w:t>
      </w:r>
      <w:r>
        <w:rPr>
          <w:rFonts w:ascii="Calibri" w:hAnsi="Calibri" w:eastAsia="Calibri" w:cs="Calibri"/>
          <w:sz w:val="20"/>
          <w:lang w:val="en-US"/>
        </w:rPr>
        <w:t xml:space="preserve">CTRL+F8 </w:t>
      </w:r>
      <w:r>
        <w:rPr>
          <w:lang w:val="en-US"/>
        </w:rPr>
        <w:t>by default) and choose the page Misc</w:t>
      </w:r>
      <w:r>
        <w:rPr>
          <w:rFonts w:ascii="Calibri" w:hAnsi="Calibri" w:eastAsia="Calibri" w:cs="Calibri"/>
          <w:lang w:val="en-US"/>
        </w:rPr>
        <w:t>/</w:t>
      </w:r>
      <w:r>
        <w:rPr>
          <w:lang w:val="en-US"/>
        </w:rPr>
        <w:t>Project.</w:t>
      </w:r>
    </w:p>
    <w:p>
      <w:pPr>
        <w:spacing w:after="770" w:line="281" w:lineRule="auto"/>
        <w:ind w:left="4" w:right="0" w:hanging="8"/>
        <w:jc w:val="left"/>
        <w:rPr>
          <w:lang w:val="en-US"/>
        </w:rPr>
      </w:pPr>
      <w:r>
        <w:rPr>
          <w:lang w:val="en-US"/>
        </w:rPr>
        <w:t xml:space="preserve">You should find a demonstration project (pDemo.tps) at the second (left to right) yellow-brown project icon. The option </w:t>
      </w:r>
      <w:r>
        <w:rPr>
          <w:rFonts w:ascii="Calibri" w:hAnsi="Calibri" w:eastAsia="Calibri" w:cs="Calibri"/>
          <w:sz w:val="20"/>
          <w:lang w:val="en-US"/>
        </w:rPr>
        <w:t xml:space="preserve">Open demo </w:t>
      </w:r>
      <w:r>
        <w:rPr>
          <w:lang w:val="en-US"/>
        </w:rPr>
        <w:t xml:space="preserve">(Figure </w:t>
      </w:r>
      <w:r>
        <w:rPr>
          <w:color w:val="27266A"/>
          <w:lang w:val="en-US"/>
        </w:rPr>
        <w:t>2.45</w:t>
      </w:r>
      <w:r>
        <w:rPr>
          <w:lang w:val="en-US"/>
        </w:rPr>
        <w:t>) will open a dida</w:t>
      </w:r>
      <w:ins w:id="6" w:author="Mayara/Tikinet" w:date="2019-10-08T17:54:12Z">
        <w:r>
          <w:rPr/>
          <w:t>c</w:t>
        </w:r>
      </w:ins>
      <w:r>
        <w:rPr>
          <w:lang w:val="en-US"/>
        </w:rPr>
        <w:t>tic demo project. You can play around with it to get the general idea.</w:t>
      </w:r>
    </w:p>
    <w:p>
      <w:pPr>
        <w:spacing w:after="157" w:line="300" w:lineRule="auto"/>
        <w:ind w:left="6" w:right="0" w:hanging="10"/>
        <w:jc w:val="left"/>
      </w:pPr>
      <w:r>
        <w:t>2.13. P</w:t>
      </w:r>
      <w:r>
        <w:rPr>
          <w:sz w:val="18"/>
        </w:rPr>
        <w:t>ROJECTS</w:t>
      </w:r>
    </w:p>
    <w:p>
      <w:pPr>
        <w:spacing w:after="518" w:line="259" w:lineRule="auto"/>
        <w:ind w:left="2769" w:right="0" w:firstLine="0"/>
        <w:jc w:val="left"/>
      </w:pPr>
      <w:r>
        <w:drawing>
          <wp:inline distT="0" distB="0" distL="0" distR="0">
            <wp:extent cx="1112520" cy="1423035"/>
            <wp:effectExtent l="0" t="0" r="0" b="0"/>
            <wp:docPr id="2636"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9"/>
                    <a:stretch>
                      <a:fillRect/>
                    </a:stretch>
                  </pic:blipFill>
                  <pic:spPr>
                    <a:xfrm>
                      <a:off x="0" y="0"/>
                      <a:ext cx="1112520" cy="1423416"/>
                    </a:xfrm>
                    <a:prstGeom prst="rect">
                      <a:avLst/>
                    </a:prstGeom>
                  </pic:spPr>
                </pic:pic>
              </a:graphicData>
            </a:graphic>
          </wp:inline>
        </w:drawing>
      </w:r>
    </w:p>
    <w:p>
      <w:pPr>
        <w:spacing w:after="650" w:line="300" w:lineRule="auto"/>
        <w:ind w:left="6" w:right="0" w:hanging="10"/>
        <w:jc w:val="left"/>
        <w:rPr>
          <w:lang w:val="en-US"/>
        </w:rPr>
      </w:pPr>
      <w:r>
        <w:rPr>
          <w:sz w:val="18"/>
          <w:lang w:val="en-US"/>
        </w:rPr>
        <w:t>F</w:t>
      </w:r>
      <w:r>
        <w:rPr>
          <w:sz w:val="14"/>
          <w:lang w:val="en-US"/>
        </w:rPr>
        <w:t xml:space="preserve">IGURE </w:t>
      </w:r>
      <w:r>
        <w:rPr>
          <w:sz w:val="18"/>
          <w:lang w:val="en-US"/>
        </w:rPr>
        <w:t>2.45: Tinn-R: Project demo.</w:t>
      </w:r>
    </w:p>
    <w:p>
      <w:pPr>
        <w:spacing w:after="764"/>
        <w:ind w:left="-3" w:right="0"/>
        <w:rPr>
          <w:lang w:val="en-US"/>
        </w:rPr>
      </w:pPr>
      <w:r>
        <w:rPr>
          <w:lang w:val="en-US"/>
        </w:rPr>
        <w:t>Once you have opened the first project, you can use the first yellow-brown file-card icon whenever you wish to open a project from the displayed list.</w:t>
      </w:r>
    </w:p>
    <w:p>
      <w:pPr>
        <w:pStyle w:val="3"/>
        <w:ind w:left="6"/>
        <w:rPr>
          <w:lang w:val="en-US"/>
        </w:rPr>
      </w:pPr>
      <w:r>
        <w:rPr>
          <w:lang w:val="en-US"/>
        </w:rPr>
        <w:t>Creating your projects</w:t>
      </w:r>
    </w:p>
    <w:p>
      <w:pPr>
        <w:spacing w:after="92"/>
        <w:ind w:left="-3" w:right="0"/>
        <w:rPr>
          <w:lang w:val="en-US"/>
        </w:rPr>
      </w:pPr>
      <w:r>
        <w:rPr>
          <w:lang w:val="en-US"/>
        </w:rPr>
        <w:t xml:space="preserve">To start your own project, click the smaller yellow-brown file-card icon, then </w:t>
      </w:r>
      <w:r>
        <w:rPr>
          <w:rFonts w:ascii="Calibri" w:hAnsi="Calibri" w:eastAsia="Calibri" w:cs="Calibri"/>
          <w:sz w:val="20"/>
          <w:lang w:val="en-US"/>
        </w:rPr>
        <w:t>New</w:t>
      </w:r>
      <w:r>
        <w:rPr>
          <w:lang w:val="en-US"/>
        </w:rPr>
        <w:t>.</w:t>
      </w:r>
    </w:p>
    <w:p>
      <w:pPr>
        <w:spacing w:after="763"/>
        <w:ind w:left="-3" w:right="0"/>
        <w:rPr>
          <w:lang w:val="en-US"/>
        </w:rPr>
      </w:pPr>
      <w:r>
        <w:rPr>
          <w:lang w:val="en-US"/>
        </w:rPr>
        <w:t xml:space="preserve">The new project will be stored as a </w:t>
      </w:r>
      <w:r>
        <w:rPr>
          <w:rFonts w:ascii="Calibri" w:hAnsi="Calibri" w:eastAsia="Calibri" w:cs="Calibri"/>
          <w:sz w:val="20"/>
          <w:lang w:val="en-US"/>
        </w:rPr>
        <w:t xml:space="preserve">.tps </w:t>
      </w:r>
      <w:r>
        <w:rPr>
          <w:lang w:val="en-US"/>
        </w:rPr>
        <w:t xml:space="preserve">file. Add groups to the project with the green file-card icon. Add files to a group, or directly </w:t>
      </w:r>
      <w:del w:id="7" w:author="Mayara/Tikinet" w:date="2019-10-08T18:07:47Z">
        <w:r>
          <w:rPr>
            <w:lang w:val="en-US"/>
          </w:rPr>
          <w:delText>under</w:delText>
        </w:r>
      </w:del>
      <w:ins w:id="8" w:author="Mayara/Tikinet" w:date="2019-10-08T18:07:47Z">
        <w:r>
          <w:rPr/>
          <w:t>to</w:t>
        </w:r>
      </w:ins>
      <w:r>
        <w:rPr>
          <w:lang w:val="en-US"/>
        </w:rPr>
        <w:t xml:space="preserve"> the project itself, with the multiple-sheets icon, then</w:t>
      </w:r>
      <w:ins w:id="9" w:author="Mayara/Tikinet" w:date="2019-10-08T18:10:04Z">
        <w:r>
          <w:rPr/>
          <w:t xml:space="preserve"> </w:t>
        </w:r>
      </w:ins>
      <w:ins w:id="10" w:author="Mayara/Tikinet" w:date="2019-10-08T18:10:05Z">
        <w:r>
          <w:rPr/>
          <w:t>cli</w:t>
        </w:r>
      </w:ins>
      <w:ins w:id="11" w:author="Mayara/Tikinet" w:date="2019-10-08T18:10:06Z">
        <w:r>
          <w:rPr/>
          <w:t>ck</w:t>
        </w:r>
      </w:ins>
      <w:ins w:id="12" w:author="Mayara/Tikinet" w:date="2019-10-08T18:11:58Z">
        <w:r>
          <w:rPr/>
          <w:t xml:space="preserve"> </w:t>
        </w:r>
      </w:ins>
      <w:ins w:id="13" w:author="Mayara/Tikinet" w:date="2019-10-08T18:11:59Z">
        <w:r>
          <w:rPr/>
          <w:t>on</w:t>
        </w:r>
      </w:ins>
      <w:r>
        <w:rPr>
          <w:lang w:val="en-US"/>
        </w:rPr>
        <w:t xml:space="preserve"> </w:t>
      </w:r>
      <w:r>
        <w:rPr>
          <w:rFonts w:ascii="Calibri" w:hAnsi="Calibri" w:eastAsia="Calibri" w:cs="Calibri"/>
          <w:sz w:val="20"/>
          <w:lang w:val="en-US"/>
        </w:rPr>
        <w:t>Add</w:t>
      </w:r>
      <w:r>
        <w:rPr>
          <w:lang w:val="en-US"/>
        </w:rPr>
        <w:t>. Files can be selected and dragged and dropped to change the groupings. Groups can be renamed by highlighting the group name, then right clicking. Groups can be expanded and contracted all at once with two other icons. You can close the Tools pane if it is getting in the way with |X| at the top right. Later, re</w:t>
      </w:r>
      <w:del w:id="14" w:author="Mayara/Tikinet" w:date="2019-10-08T18:26:30Z">
        <w:r>
          <w:rPr>
            <w:lang w:val="en-US"/>
          </w:rPr>
          <w:delText>-</w:delText>
        </w:r>
      </w:del>
      <w:r>
        <w:rPr>
          <w:lang w:val="en-US"/>
        </w:rPr>
        <w:t>open it</w:t>
      </w:r>
      <w:ins w:id="15" w:author="Mayara/Tikinet" w:date="2019-10-08T18:26:14Z">
        <w:r>
          <w:rPr/>
          <w:t>,</w:t>
        </w:r>
      </w:ins>
      <w:r>
        <w:rPr>
          <w:lang w:val="en-US"/>
        </w:rPr>
        <w:t xml:space="preserve"> and your project will still be present.</w:t>
      </w:r>
    </w:p>
    <w:p>
      <w:pPr>
        <w:pStyle w:val="3"/>
        <w:ind w:left="6"/>
        <w:rPr>
          <w:lang w:val="en-US"/>
        </w:rPr>
      </w:pPr>
      <w:r>
        <w:rPr>
          <w:lang w:val="en-US"/>
        </w:rPr>
        <w:t>Working with</w:t>
      </w:r>
      <w:ins w:id="16" w:author="Mayara/Tikinet" w:date="2019-10-08T18:36:33Z">
        <w:r>
          <w:rPr/>
          <w:t xml:space="preserve"> th</w:t>
        </w:r>
      </w:ins>
      <w:ins w:id="17" w:author="Mayara/Tikinet" w:date="2019-10-08T18:36:34Z">
        <w:r>
          <w:rPr/>
          <w:t>e</w:t>
        </w:r>
      </w:ins>
      <w:r>
        <w:rPr>
          <w:lang w:val="en-US"/>
        </w:rPr>
        <w:t xml:space="preserve"> project in graphical mode</w:t>
      </w:r>
    </w:p>
    <w:p>
      <w:pPr>
        <w:spacing w:after="770" w:line="281" w:lineRule="auto"/>
        <w:ind w:left="4" w:right="0" w:hanging="8"/>
        <w:jc w:val="left"/>
        <w:rPr>
          <w:lang w:val="en-US"/>
        </w:rPr>
      </w:pPr>
      <w:r>
        <w:rPr>
          <w:lang w:val="en-US"/>
        </w:rPr>
        <w:t>For small projects</w:t>
      </w:r>
      <w:ins w:id="18" w:author="Mayara/Tikinet" w:date="2019-10-08T18:27:49Z">
        <w:r>
          <w:rPr/>
          <w:t>,</w:t>
        </w:r>
      </w:ins>
      <w:r>
        <w:rPr>
          <w:lang w:val="en-US"/>
        </w:rPr>
        <w:t xml:space="preserve"> </w:t>
      </w:r>
      <w:del w:id="19" w:author="Mayara/Tikinet" w:date="2019-10-08T18:28:01Z">
        <w:r>
          <w:rPr>
            <w:lang w:val="en-US"/>
          </w:rPr>
          <w:delText>it is preferable t</w:delText>
        </w:r>
      </w:del>
      <w:del w:id="20" w:author="Mayara/Tikinet" w:date="2019-10-08T18:28:00Z">
        <w:r>
          <w:rPr>
            <w:lang w:val="en-US"/>
          </w:rPr>
          <w:delText xml:space="preserve">o </w:delText>
        </w:r>
      </w:del>
      <w:r>
        <w:rPr>
          <w:lang w:val="en-US"/>
        </w:rPr>
        <w:t>chang</w:t>
      </w:r>
      <w:ins w:id="21" w:author="Mayara/Tikinet" w:date="2019-10-08T18:27:53Z">
        <w:r>
          <w:rPr/>
          <w:t>in</w:t>
        </w:r>
      </w:ins>
      <w:ins w:id="22" w:author="Mayara/Tikinet" w:date="2019-10-08T18:27:54Z">
        <w:r>
          <w:rPr/>
          <w:t>g</w:t>
        </w:r>
      </w:ins>
      <w:del w:id="23" w:author="Mayara/Tikinet" w:date="2019-10-08T18:27:52Z">
        <w:r>
          <w:rPr>
            <w:lang w:val="en-US"/>
          </w:rPr>
          <w:delText>e</w:delText>
        </w:r>
      </w:del>
      <w:r>
        <w:rPr>
          <w:lang w:val="en-US"/>
        </w:rPr>
        <w:t xml:space="preserve"> the project structure</w:t>
      </w:r>
      <w:ins w:id="24" w:author="Mayara/Tikinet" w:date="2019-10-08T18:28:05Z">
        <w:r>
          <w:rPr/>
          <w:t xml:space="preserve"> </w:t>
        </w:r>
      </w:ins>
      <w:ins w:id="25" w:author="Mayara/Tikinet" w:date="2019-10-08T18:28:06Z">
        <w:r>
          <w:rPr>
            <w:lang w:val="en-US"/>
          </w:rPr>
          <w:t>is preferable</w:t>
        </w:r>
      </w:ins>
      <w:r>
        <w:rPr>
          <w:lang w:val="en-US"/>
        </w:rPr>
        <w:t>, for example</w:t>
      </w:r>
      <w:ins w:id="26" w:author="Mayara/Tikinet" w:date="2019-10-08T18:28:17Z">
        <w:r>
          <w:rPr/>
          <w:t>,</w:t>
        </w:r>
      </w:ins>
      <w:r>
        <w:rPr>
          <w:lang w:val="en-US"/>
        </w:rPr>
        <w:t xml:space="preserve"> to add or exclude files, change groupings, rename objects directly in graphical mode using the</w:t>
      </w:r>
      <w:del w:id="27" w:author="Mayara/Tikinet" w:date="2019-10-08T18:31:22Z">
        <w:r>
          <w:rPr>
            <w:lang w:val="en-US"/>
          </w:rPr>
          <w:delText xml:space="preserve"> project</w:delText>
        </w:r>
      </w:del>
      <w:r>
        <w:rPr>
          <w:lang w:val="en-US"/>
        </w:rPr>
        <w:t xml:space="preserve"> taskbar buttons</w:t>
      </w:r>
      <w:ins w:id="28" w:author="Mayara/Tikinet" w:date="2019-10-08T18:31:25Z">
        <w:r>
          <w:rPr/>
          <w:t xml:space="preserve"> of</w:t>
        </w:r>
      </w:ins>
      <w:ins w:id="29" w:author="Mayara/Tikinet" w:date="2019-10-08T18:31:26Z">
        <w:r>
          <w:rPr/>
          <w:t xml:space="preserve"> the </w:t>
        </w:r>
      </w:ins>
      <w:ins w:id="30" w:author="Mayara/Tikinet" w:date="2019-10-08T18:31:28Z">
        <w:r>
          <w:rPr>
            <w:lang w:val="en-US"/>
          </w:rPr>
          <w:t>project</w:t>
        </w:r>
      </w:ins>
      <w:r>
        <w:rPr>
          <w:lang w:val="en-US"/>
        </w:rPr>
        <w:t xml:space="preserve"> and pop</w:t>
      </w:r>
      <w:ins w:id="31" w:author="Mayara/Tikinet" w:date="2019-10-08T18:33:49Z">
        <w:r>
          <w:rPr/>
          <w:t>-</w:t>
        </w:r>
      </w:ins>
      <w:r>
        <w:rPr>
          <w:lang w:val="en-US"/>
        </w:rPr>
        <w:t>up menus available. They are self</w:t>
      </w:r>
      <w:ins w:id="32" w:author="Mayara/Tikinet" w:date="2019-10-08T18:35:09Z">
        <w:r>
          <w:rPr/>
          <w:t>-</w:t>
        </w:r>
      </w:ins>
      <w:del w:id="33" w:author="Mayara/Tikinet" w:date="2019-10-08T18:35:09Z">
        <w:r>
          <w:rPr>
            <w:lang w:val="en-US"/>
          </w:rPr>
          <w:delText xml:space="preserve"> </w:delText>
        </w:r>
      </w:del>
      <w:r>
        <w:rPr>
          <w:lang w:val="en-US"/>
        </w:rPr>
        <w:t>explanatory.</w:t>
      </w:r>
    </w:p>
    <w:p>
      <w:pPr>
        <w:pStyle w:val="3"/>
        <w:ind w:left="6"/>
        <w:rPr>
          <w:lang w:val="en-US"/>
        </w:rPr>
      </w:pPr>
      <w:r>
        <w:rPr>
          <w:lang w:val="en-US"/>
        </w:rPr>
        <w:t>Working with</w:t>
      </w:r>
      <w:ins w:id="34" w:author="Mayara/Tikinet" w:date="2019-10-08T18:36:27Z">
        <w:r>
          <w:rPr/>
          <w:t xml:space="preserve"> t</w:t>
        </w:r>
      </w:ins>
      <w:ins w:id="35" w:author="Mayara/Tikinet" w:date="2019-10-08T18:36:28Z">
        <w:r>
          <w:rPr/>
          <w:t>he</w:t>
        </w:r>
      </w:ins>
      <w:r>
        <w:rPr>
          <w:lang w:val="en-US"/>
        </w:rPr>
        <w:t xml:space="preserve"> project in text mode</w:t>
      </w:r>
    </w:p>
    <w:p>
      <w:pPr>
        <w:ind w:left="-3" w:right="0"/>
        <w:rPr>
          <w:lang w:val="en-US"/>
        </w:rPr>
      </w:pPr>
      <w:r>
        <w:rPr>
          <w:lang w:val="en-US"/>
        </w:rPr>
        <w:t xml:space="preserve">To create or edit projects with </w:t>
      </w:r>
      <w:del w:id="36" w:author="Mayara/Tikinet" w:date="2019-10-08T18:37:12Z">
        <w:r>
          <w:rPr>
            <w:lang w:val="en-US"/>
          </w:rPr>
          <w:delText>l</w:delText>
        </w:r>
      </w:del>
      <w:del w:id="37" w:author="Mayara/Tikinet" w:date="2019-10-08T18:37:09Z">
        <w:r>
          <w:rPr>
            <w:lang w:val="en-US"/>
          </w:rPr>
          <w:delText>arge numbers of</w:delText>
        </w:r>
      </w:del>
      <w:ins w:id="38" w:author="Mayara/Tikinet" w:date="2019-10-08T18:37:09Z">
        <w:r>
          <w:rPr/>
          <w:t>many</w:t>
        </w:r>
      </w:ins>
      <w:r>
        <w:rPr>
          <w:lang w:val="en-US"/>
        </w:rPr>
        <w:t xml:space="preserve"> groups, and</w:t>
      </w:r>
      <w:ins w:id="39" w:author="Mayara/Tikinet" w:date="2019-10-08T18:37:19Z">
        <w:r>
          <w:rPr/>
          <w:t>/</w:t>
        </w:r>
      </w:ins>
      <w:del w:id="40" w:author="Mayara/Tikinet" w:date="2019-10-08T18:37:19Z">
        <w:r>
          <w:rPr>
            <w:lang w:val="en-US"/>
          </w:rPr>
          <w:delText xml:space="preserve"> </w:delText>
        </w:r>
      </w:del>
      <w:r>
        <w:rPr>
          <w:lang w:val="en-US"/>
        </w:rPr>
        <w:t>or files,</w:t>
      </w:r>
      <w:del w:id="41" w:author="Mayara/Tikinet" w:date="2019-10-08T18:37:45Z">
        <w:r>
          <w:rPr>
            <w:lang w:val="en-US"/>
          </w:rPr>
          <w:delText xml:space="preserve"> </w:delText>
        </w:r>
      </w:del>
      <w:del w:id="42" w:author="Mayara/Tikinet" w:date="2019-10-08T18:37:44Z">
        <w:r>
          <w:rPr>
            <w:lang w:val="en-US"/>
          </w:rPr>
          <w:delText>it is usually more productive</w:delText>
        </w:r>
      </w:del>
      <w:del w:id="43" w:author="Mayara/Tikinet" w:date="2019-10-08T18:37:47Z">
        <w:r>
          <w:rPr>
            <w:lang w:val="en-US"/>
          </w:rPr>
          <w:delText xml:space="preserve"> to</w:delText>
        </w:r>
      </w:del>
      <w:r>
        <w:rPr>
          <w:lang w:val="en-US"/>
        </w:rPr>
        <w:t xml:space="preserve"> edit</w:t>
      </w:r>
      <w:ins w:id="44" w:author="Mayara/Tikinet" w:date="2019-10-08T18:37:36Z">
        <w:r>
          <w:rPr/>
          <w:t>i</w:t>
        </w:r>
      </w:ins>
      <w:ins w:id="45" w:author="Mayara/Tikinet" w:date="2019-10-08T18:37:37Z">
        <w:r>
          <w:rPr/>
          <w:t>ng</w:t>
        </w:r>
      </w:ins>
      <w:r>
        <w:rPr>
          <w:lang w:val="en-US"/>
        </w:rPr>
        <w:t xml:space="preserve"> in text mode</w:t>
      </w:r>
      <w:ins w:id="46" w:author="Mayara/Tikinet" w:date="2019-10-08T18:37:50Z">
        <w:r>
          <w:rPr/>
          <w:t xml:space="preserve"> </w:t>
        </w:r>
      </w:ins>
      <w:ins w:id="47" w:author="Mayara/Tikinet" w:date="2019-10-08T18:37:51Z">
        <w:r>
          <w:rPr>
            <w:lang w:val="en-US"/>
          </w:rPr>
          <w:t>is usually more productive</w:t>
        </w:r>
      </w:ins>
      <w:r>
        <w:rPr>
          <w:lang w:val="en-US"/>
        </w:rPr>
        <w:t xml:space="preserve"> than in graphical mode (Figure </w:t>
      </w:r>
      <w:r>
        <w:rPr>
          <w:color w:val="27266A"/>
          <w:lang w:val="en-US"/>
        </w:rPr>
        <w:t>2.46</w:t>
      </w:r>
      <w:r>
        <w:rPr>
          <w:lang w:val="en-US"/>
        </w:rPr>
        <w:t>).</w:t>
      </w:r>
    </w:p>
    <w:p>
      <w:pPr>
        <w:spacing w:after="517" w:line="259" w:lineRule="auto"/>
        <w:ind w:left="11" w:right="-3043" w:firstLine="0"/>
        <w:jc w:val="left"/>
      </w:pPr>
      <w:r>
        <w:drawing>
          <wp:inline distT="0" distB="0" distL="0" distR="0">
            <wp:extent cx="6577330" cy="3477260"/>
            <wp:effectExtent l="0" t="0" r="0" b="0"/>
            <wp:docPr id="2637" name="Picture 2637"/>
            <wp:cNvGraphicFramePr/>
            <a:graphic xmlns:a="http://schemas.openxmlformats.org/drawingml/2006/main">
              <a:graphicData uri="http://schemas.openxmlformats.org/drawingml/2006/picture">
                <pic:pic xmlns:pic="http://schemas.openxmlformats.org/drawingml/2006/picture">
                  <pic:nvPicPr>
                    <pic:cNvPr id="2637" name="Picture 2637"/>
                    <pic:cNvPicPr/>
                  </pic:nvPicPr>
                  <pic:blipFill>
                    <a:blip r:embed="rId10"/>
                    <a:stretch>
                      <a:fillRect/>
                    </a:stretch>
                  </pic:blipFill>
                  <pic:spPr>
                    <a:xfrm>
                      <a:off x="0" y="0"/>
                      <a:ext cx="6577584" cy="3477768"/>
                    </a:xfrm>
                    <a:prstGeom prst="rect">
                      <a:avLst/>
                    </a:prstGeom>
                  </pic:spPr>
                </pic:pic>
              </a:graphicData>
            </a:graphic>
          </wp:inline>
        </w:drawing>
      </w:r>
    </w:p>
    <w:p>
      <w:pPr>
        <w:spacing w:after="402" w:line="300" w:lineRule="auto"/>
        <w:ind w:left="6" w:right="0" w:hanging="10"/>
        <w:jc w:val="left"/>
        <w:rPr>
          <w:lang w:val="en-US"/>
        </w:rPr>
      </w:pPr>
      <w:r>
        <w:rPr>
          <w:sz w:val="18"/>
          <w:lang w:val="en-US"/>
        </w:rPr>
        <w:t>F</w:t>
      </w:r>
      <w:r>
        <w:rPr>
          <w:sz w:val="14"/>
          <w:lang w:val="en-US"/>
        </w:rPr>
        <w:t xml:space="preserve">IGURE </w:t>
      </w:r>
      <w:r>
        <w:rPr>
          <w:sz w:val="18"/>
          <w:lang w:val="en-US"/>
        </w:rPr>
        <w:t>2.46: Tinn-R: Projects in text mode.</w:t>
      </w:r>
    </w:p>
    <w:p>
      <w:pPr>
        <w:spacing w:after="323"/>
        <w:ind w:left="-3" w:right="0"/>
        <w:rPr>
          <w:lang w:val="en-US"/>
        </w:rPr>
      </w:pPr>
      <w:r>
        <w:rPr>
          <w:lang w:val="en-US"/>
        </w:rPr>
        <w:t xml:space="preserve">For this, with a project (eg pDemo.tps) open in the GUI, the third button from the right on the </w:t>
      </w:r>
      <w:r>
        <w:rPr>
          <w:rFonts w:ascii="Calibri" w:hAnsi="Calibri" w:eastAsia="Calibri" w:cs="Calibri"/>
          <w:sz w:val="20"/>
          <w:lang w:val="en-US"/>
        </w:rPr>
        <w:t xml:space="preserve">project: edit (as text file) </w:t>
      </w:r>
      <w:r>
        <w:rPr>
          <w:lang w:val="en-US"/>
        </w:rPr>
        <w:t xml:space="preserve">project taskbar. This opens the text file in the editor. It can then be viewed and edited within the rules for a project file. After saving it </w:t>
      </w:r>
      <w:ins w:id="48" w:author="Mayara/Tikinet" w:date="2019-10-08T18:45:09Z">
        <w:r>
          <w:rPr/>
          <w:t>(</w:t>
        </w:r>
      </w:ins>
      <w:r>
        <w:rPr>
          <w:rFonts w:ascii="Calibri" w:hAnsi="Calibri" w:eastAsia="Calibri" w:cs="Calibri"/>
          <w:sz w:val="20"/>
          <w:lang w:val="en-US"/>
        </w:rPr>
        <w:t>Crtl+S</w:t>
      </w:r>
      <w:ins w:id="49" w:author="Mayara/Tikinet" w:date="2019-10-08T18:45:11Z">
        <w:r>
          <w:rPr>
            <w:rFonts w:ascii="Calibri" w:hAnsi="Calibri" w:eastAsia="Calibri" w:cs="Calibri"/>
            <w:sz w:val="20"/>
          </w:rPr>
          <w:t>)</w:t>
        </w:r>
      </w:ins>
      <w:r>
        <w:rPr>
          <w:lang w:val="en-US"/>
        </w:rPr>
        <w:t>, the second button from left to right will reconstruct the</w:t>
      </w:r>
      <w:del w:id="50" w:author="Mayara/Tikinet" w:date="2019-10-08T18:45:31Z">
        <w:r>
          <w:rPr>
            <w:lang w:val="en-US"/>
          </w:rPr>
          <w:delText xml:space="preserve"> project</w:delText>
        </w:r>
      </w:del>
      <w:del w:id="51" w:author="Mayara/Tikinet" w:date="2019-10-08T18:45:26Z">
        <w:r>
          <w:rPr>
            <w:lang w:val="en-US"/>
          </w:rPr>
          <w:delText>’s</w:delText>
        </w:r>
      </w:del>
      <w:r>
        <w:rPr>
          <w:lang w:val="en-US"/>
        </w:rPr>
        <w:t xml:space="preserve"> graphical interface</w:t>
      </w:r>
      <w:ins w:id="52" w:author="Mayara/Tikinet" w:date="2019-10-08T18:45:34Z">
        <w:r>
          <w:rPr/>
          <w:t xml:space="preserve"> </w:t>
        </w:r>
      </w:ins>
      <w:ins w:id="53" w:author="Mayara/Tikinet" w:date="2019-10-08T18:45:35Z">
        <w:r>
          <w:rPr/>
          <w:t>of th</w:t>
        </w:r>
      </w:ins>
      <w:ins w:id="54" w:author="Mayara/Tikinet" w:date="2019-10-08T18:45:36Z">
        <w:r>
          <w:rPr/>
          <w:t xml:space="preserve">e </w:t>
        </w:r>
      </w:ins>
      <w:ins w:id="55" w:author="Mayara/Tikinet" w:date="2019-10-08T18:45:36Z">
        <w:r>
          <w:rPr>
            <w:lang w:val="en-US"/>
          </w:rPr>
          <w:t>project</w:t>
        </w:r>
      </w:ins>
      <w:r>
        <w:rPr>
          <w:lang w:val="en-US"/>
        </w:rPr>
        <w:t xml:space="preserve"> from its textual description.</w:t>
      </w:r>
    </w:p>
    <w:p>
      <w:pPr>
        <w:pStyle w:val="3"/>
        <w:spacing w:after="169"/>
        <w:ind w:left="6"/>
        <w:rPr>
          <w:lang w:val="en-US"/>
        </w:rPr>
      </w:pPr>
      <w:r>
        <w:rPr>
          <w:lang w:val="en-US"/>
        </w:rPr>
        <w:t>Submit entire project (or parts) to R interpreter</w:t>
      </w:r>
    </w:p>
    <w:p>
      <w:pPr>
        <w:spacing w:after="325"/>
        <w:ind w:left="-3" w:right="0"/>
        <w:rPr>
          <w:lang w:val="en-US"/>
        </w:rPr>
      </w:pPr>
      <w:r>
        <w:rPr>
          <w:lang w:val="en-US"/>
        </w:rPr>
        <w:t>If you organize your R scripts into projects with a proper group structure, a project pop</w:t>
      </w:r>
      <w:ins w:id="56" w:author="Mayara/Tikinet" w:date="2019-10-08T18:46:06Z">
        <w:r>
          <w:rPr/>
          <w:t>-</w:t>
        </w:r>
      </w:ins>
      <w:r>
        <w:rPr>
          <w:lang w:val="en-US"/>
        </w:rPr>
        <w:t>up menu option allows the individual file, group, and entire project to be sent to the interpreter. This can be very productive in R package development and more complex data analys</w:t>
      </w:r>
      <w:ins w:id="57" w:author="Mayara/Tikinet" w:date="2019-10-08T18:47:28Z">
        <w:r>
          <w:rPr/>
          <w:t>e</w:t>
        </w:r>
      </w:ins>
      <w:del w:id="58" w:author="Mayara/Tikinet" w:date="2019-10-08T18:47:27Z">
        <w:r>
          <w:rPr>
            <w:lang w:val="en-US"/>
          </w:rPr>
          <w:delText>i</w:delText>
        </w:r>
      </w:del>
      <w:r>
        <w:rPr>
          <w:lang w:val="en-US"/>
        </w:rPr>
        <w:t>s.</w:t>
      </w:r>
    </w:p>
    <w:p>
      <w:pPr>
        <w:pStyle w:val="3"/>
        <w:spacing w:after="169"/>
        <w:ind w:left="6"/>
        <w:rPr>
          <w:lang w:val="en-US"/>
        </w:rPr>
      </w:pPr>
      <w:r>
        <w:rPr>
          <w:lang w:val="en-US"/>
        </w:rPr>
        <w:t>Closing your projects</w:t>
      </w:r>
    </w:p>
    <w:p>
      <w:pPr>
        <w:ind w:left="-3" w:right="0"/>
        <w:rPr>
          <w:lang w:val="en-US"/>
        </w:rPr>
      </w:pPr>
      <w:r>
        <w:rPr>
          <w:lang w:val="en-US"/>
        </w:rPr>
        <w:t>When finished with the project,</w:t>
      </w:r>
      <w:ins w:id="59" w:author="Mayara/Tikinet" w:date="2019-10-08T18:47:52Z">
        <w:r>
          <w:rPr/>
          <w:t xml:space="preserve"> </w:t>
        </w:r>
      </w:ins>
      <w:r>
        <w:rPr>
          <w:lang w:val="en-US"/>
        </w:rPr>
        <w:t>or just to back it up as it is,</w:t>
      </w:r>
      <w:ins w:id="60" w:author="Mayara/Tikinet" w:date="2019-10-08T18:47:56Z">
        <w:r>
          <w:rPr/>
          <w:t xml:space="preserve"> </w:t>
        </w:r>
      </w:ins>
      <w:r>
        <w:rPr>
          <w:lang w:val="en-US"/>
        </w:rPr>
        <w:t xml:space="preserve">click the smaller yellow-brown file-card icon, then </w:t>
      </w:r>
      <w:r>
        <w:rPr>
          <w:rFonts w:ascii="Calibri" w:hAnsi="Calibri" w:eastAsia="Calibri" w:cs="Calibri"/>
          <w:sz w:val="20"/>
          <w:lang w:val="en-US"/>
        </w:rPr>
        <w:t>Save</w:t>
      </w:r>
      <w:r>
        <w:rPr>
          <w:lang w:val="en-US"/>
        </w:rPr>
        <w:t>.</w:t>
      </w:r>
    </w:p>
    <w:p>
      <w:pPr>
        <w:pStyle w:val="2"/>
        <w:ind w:left="6" w:right="4034"/>
        <w:rPr>
          <w:lang w:val="en-US"/>
        </w:rPr>
      </w:pPr>
      <w:r>
        <w:rPr>
          <w:color w:val="231F20"/>
          <w:sz w:val="22"/>
          <w:lang w:val="en-US"/>
        </w:rPr>
        <w:t>2.14. W</w:t>
      </w:r>
      <w:r>
        <w:rPr>
          <w:color w:val="231F20"/>
          <w:lang w:val="en-US"/>
        </w:rPr>
        <w:t xml:space="preserve">ORKING WITH MARKS </w:t>
      </w:r>
      <w:r>
        <w:rPr>
          <w:sz w:val="22"/>
          <w:lang w:val="en-US"/>
        </w:rPr>
        <w:t>2.14</w:t>
      </w:r>
      <w:r>
        <w:rPr>
          <w:sz w:val="22"/>
          <w:lang w:val="en-US"/>
        </w:rPr>
        <w:tab/>
      </w:r>
      <w:r>
        <w:rPr>
          <w:sz w:val="22"/>
          <w:lang w:val="en-US"/>
        </w:rPr>
        <w:t>W</w:t>
      </w:r>
      <w:r>
        <w:rPr>
          <w:lang w:val="en-US"/>
        </w:rPr>
        <w:t>ORKING WITH MARKS</w:t>
      </w:r>
    </w:p>
    <w:p>
      <w:pPr>
        <w:spacing w:after="519" w:line="259" w:lineRule="auto"/>
        <w:ind w:left="340" w:right="0" w:firstLine="0"/>
        <w:jc w:val="left"/>
      </w:pPr>
      <w:r>
        <w:drawing>
          <wp:inline distT="0" distB="0" distL="0" distR="0">
            <wp:extent cx="4196715" cy="4008120"/>
            <wp:effectExtent l="0" t="0" r="0" b="0"/>
            <wp:docPr id="2638" name="Picture 2638"/>
            <wp:cNvGraphicFramePr/>
            <a:graphic xmlns:a="http://schemas.openxmlformats.org/drawingml/2006/main">
              <a:graphicData uri="http://schemas.openxmlformats.org/drawingml/2006/picture">
                <pic:pic xmlns:pic="http://schemas.openxmlformats.org/drawingml/2006/picture">
                  <pic:nvPicPr>
                    <pic:cNvPr id="2638" name="Picture 2638"/>
                    <pic:cNvPicPr/>
                  </pic:nvPicPr>
                  <pic:blipFill>
                    <a:blip r:embed="rId11"/>
                    <a:stretch>
                      <a:fillRect/>
                    </a:stretch>
                  </pic:blipFill>
                  <pic:spPr>
                    <a:xfrm>
                      <a:off x="0" y="0"/>
                      <a:ext cx="4197096" cy="4008120"/>
                    </a:xfrm>
                    <a:prstGeom prst="rect">
                      <a:avLst/>
                    </a:prstGeom>
                  </pic:spPr>
                </pic:pic>
              </a:graphicData>
            </a:graphic>
          </wp:inline>
        </w:drawing>
      </w:r>
    </w:p>
    <w:p>
      <w:pPr>
        <w:spacing w:after="525" w:line="300" w:lineRule="auto"/>
        <w:ind w:left="6" w:right="0" w:hanging="10"/>
        <w:jc w:val="left"/>
        <w:rPr>
          <w:lang w:val="en-US"/>
        </w:rPr>
      </w:pPr>
      <w:r>
        <w:rPr>
          <w:sz w:val="18"/>
          <w:lang w:val="en-US"/>
        </w:rPr>
        <w:t>F</w:t>
      </w:r>
      <w:r>
        <w:rPr>
          <w:sz w:val="14"/>
          <w:lang w:val="en-US"/>
        </w:rPr>
        <w:t xml:space="preserve">IGURE </w:t>
      </w:r>
      <w:r>
        <w:rPr>
          <w:sz w:val="18"/>
          <w:lang w:val="en-US"/>
        </w:rPr>
        <w:t>2.47: Tinn-R: Marks.</w:t>
      </w:r>
    </w:p>
    <w:p>
      <w:pPr>
        <w:pStyle w:val="3"/>
        <w:spacing w:after="204"/>
        <w:ind w:left="6"/>
        <w:rPr>
          <w:lang w:val="en-US"/>
        </w:rPr>
      </w:pPr>
      <w:r>
        <w:rPr>
          <w:lang w:val="en-US"/>
        </w:rPr>
        <w:t>Overview</w:t>
      </w:r>
    </w:p>
    <w:p>
      <w:pPr>
        <w:spacing w:after="31"/>
        <w:ind w:left="-3" w:right="0"/>
        <w:rPr>
          <w:lang w:val="en-US"/>
        </w:rPr>
      </w:pPr>
      <w:r>
        <w:rPr>
          <w:lang w:val="en-US"/>
        </w:rPr>
        <w:t>When working with long text or program files, moving from one part of the file to another can be done with the scroll bars, the GoTo line number function (</w:t>
      </w:r>
      <w:r>
        <w:rPr>
          <w:rFonts w:ascii="Calibri" w:hAnsi="Calibri" w:eastAsia="Calibri" w:cs="Calibri"/>
          <w:sz w:val="20"/>
          <w:lang w:val="en-US"/>
        </w:rPr>
        <w:t>CTRL+G</w:t>
      </w:r>
      <w:r>
        <w:rPr>
          <w:lang w:val="en-US"/>
        </w:rPr>
        <w:t>),</w:t>
      </w:r>
      <w:ins w:id="61" w:author="Mayara/Tikinet" w:date="2019-10-08T18:56:34Z">
        <w:r>
          <w:rPr/>
          <w:t xml:space="preserve"> </w:t>
        </w:r>
      </w:ins>
      <w:r>
        <w:rPr>
          <w:lang w:val="en-US"/>
        </w:rPr>
        <w:t>or</w:t>
      </w:r>
      <w:ins w:id="62" w:author="Mayara/Tikinet" w:date="2019-10-08T18:56:48Z">
        <w:r>
          <w:rPr/>
          <w:t xml:space="preserve"> </w:t>
        </w:r>
      </w:ins>
      <w:r>
        <w:rPr>
          <w:lang w:val="en-US"/>
        </w:rPr>
        <w:t>under</w:t>
      </w:r>
      <w:ins w:id="63" w:author="Mayara/Tikinet" w:date="2019-10-08T18:56:50Z">
        <w:r>
          <w:rPr/>
          <w:t xml:space="preserve"> </w:t>
        </w:r>
      </w:ins>
      <w:r>
        <w:rPr>
          <w:rFonts w:ascii="Calibri" w:hAnsi="Calibri" w:eastAsia="Calibri" w:cs="Calibri"/>
          <w:sz w:val="20"/>
          <w:lang w:val="en-US"/>
        </w:rPr>
        <w:t>Search</w:t>
      </w:r>
      <w:r>
        <w:rPr>
          <w:lang w:val="en-US"/>
        </w:rPr>
        <w:t>,</w:t>
      </w:r>
      <w:ins w:id="64" w:author="Mayara/Tikinet" w:date="2019-10-08T18:56:54Z">
        <w:r>
          <w:rPr/>
          <w:t xml:space="preserve"> </w:t>
        </w:r>
      </w:ins>
      <w:r>
        <w:rPr>
          <w:lang w:val="en-US"/>
        </w:rPr>
        <w:t>or</w:t>
      </w:r>
      <w:ins w:id="65" w:author="Mayara/Tikinet" w:date="2019-10-08T18:56:55Z">
        <w:r>
          <w:rPr/>
          <w:t xml:space="preserve"> </w:t>
        </w:r>
      </w:ins>
      <w:r>
        <w:rPr>
          <w:lang w:val="en-US"/>
        </w:rPr>
        <w:t>by searching for</w:t>
      </w:r>
      <w:ins w:id="66" w:author="Mayara/Tikinet" w:date="2019-10-08T18:57:33Z">
        <w:r>
          <w:rPr/>
          <w:t xml:space="preserve"> </w:t>
        </w:r>
      </w:ins>
      <w:r>
        <w:rPr>
          <w:lang w:val="en-US"/>
        </w:rPr>
        <w:t>specific text</w:t>
      </w:r>
      <w:ins w:id="67" w:author="Mayara/Tikinet" w:date="2019-10-08T19:00:15Z">
        <w:r>
          <w:rPr/>
          <w:t xml:space="preserve"> </w:t>
        </w:r>
      </w:ins>
      <w:r>
        <w:rPr>
          <w:lang w:val="en-US"/>
        </w:rPr>
        <w:t>strings (</w:t>
      </w:r>
      <w:r>
        <w:rPr>
          <w:rFonts w:ascii="Calibri" w:hAnsi="Calibri" w:eastAsia="Calibri" w:cs="Calibri"/>
          <w:sz w:val="20"/>
          <w:lang w:val="en-US"/>
        </w:rPr>
        <w:t>CTRL+F</w:t>
      </w:r>
      <w:r>
        <w:rPr>
          <w:lang w:val="en-US"/>
        </w:rPr>
        <w:t>). However, these methods become laborious for frequent moves.</w:t>
      </w:r>
      <w:del w:id="68" w:author="Mayara/Tikinet" w:date="2019-10-08T19:01:05Z">
        <w:r>
          <w:rPr>
            <w:lang w:val="en-US"/>
          </w:rPr>
          <w:delText xml:space="preserve"> </w:delText>
        </w:r>
      </w:del>
      <w:del w:id="69" w:author="Mayara/Tikinet" w:date="2019-10-08T19:00:58Z">
        <w:r>
          <w:rPr>
            <w:lang w:val="en-US"/>
          </w:rPr>
          <w:delText>More efficient</w:delText>
        </w:r>
      </w:del>
      <w:r>
        <w:rPr>
          <w:lang w:val="en-US"/>
        </w:rPr>
        <w:t xml:space="preserve"> </w:t>
      </w:r>
      <w:del w:id="70" w:author="Mayara/Tikinet" w:date="2019-10-08T19:01:03Z">
        <w:r>
          <w:rPr>
            <w:lang w:val="en-US"/>
          </w:rPr>
          <w:delText>i</w:delText>
        </w:r>
      </w:del>
      <w:del w:id="71" w:author="Mayara/Tikinet" w:date="2019-10-08T19:01:02Z">
        <w:r>
          <w:rPr>
            <w:lang w:val="en-US"/>
          </w:rPr>
          <w:delText xml:space="preserve">s to </w:delText>
        </w:r>
      </w:del>
      <w:r>
        <w:rPr>
          <w:lang w:val="en-US"/>
        </w:rPr>
        <w:t>Plac</w:t>
      </w:r>
      <w:ins w:id="72" w:author="Mayara/Tikinet" w:date="2019-10-08T19:01:07Z">
        <w:r>
          <w:rPr/>
          <w:t>i</w:t>
        </w:r>
      </w:ins>
      <w:ins w:id="73" w:author="Mayara/Tikinet" w:date="2019-10-08T19:01:08Z">
        <w:r>
          <w:rPr/>
          <w:t>ng</w:t>
        </w:r>
      </w:ins>
      <w:del w:id="74" w:author="Mayara/Tikinet" w:date="2019-10-08T19:01:07Z">
        <w:r>
          <w:rPr>
            <w:lang w:val="en-US"/>
          </w:rPr>
          <w:delText>e</w:delText>
        </w:r>
      </w:del>
      <w:r>
        <w:rPr>
          <w:lang w:val="en-US"/>
        </w:rPr>
        <w:t xml:space="preserve"> marks in the text at points you will want to return to</w:t>
      </w:r>
      <w:ins w:id="75" w:author="Mayara/Tikinet" w:date="2019-10-08T19:00:52Z">
        <w:r>
          <w:rPr/>
          <w:t xml:space="preserve"> </w:t>
        </w:r>
      </w:ins>
      <w:ins w:id="76" w:author="Mayara/Tikinet" w:date="2019-10-08T19:00:53Z">
        <w:r>
          <w:rPr/>
          <w:t>is</w:t>
        </w:r>
      </w:ins>
      <w:ins w:id="77" w:author="Mayara/Tikinet" w:date="2019-10-08T19:01:13Z">
        <w:r>
          <w:rPr/>
          <w:t xml:space="preserve"> </w:t>
        </w:r>
      </w:ins>
      <w:ins w:id="78" w:author="Mayara/Tikinet" w:date="2019-10-08T19:01:14Z">
        <w:r>
          <w:rPr>
            <w:lang w:val="en-US"/>
          </w:rPr>
          <w:t>more efficient</w:t>
        </w:r>
      </w:ins>
      <w:r>
        <w:rPr>
          <w:lang w:val="en-US"/>
        </w:rPr>
        <w:t xml:space="preserve">. Marks are visible as small, circled numbers in the left-side column of the editor, at the start of the line that is marked (Figure </w:t>
      </w:r>
      <w:r>
        <w:rPr>
          <w:color w:val="27266A"/>
          <w:lang w:val="en-US"/>
        </w:rPr>
        <w:t>2.47</w:t>
      </w:r>
      <w:r>
        <w:rPr>
          <w:lang w:val="en-US"/>
        </w:rPr>
        <w:t>).</w:t>
      </w:r>
    </w:p>
    <w:p>
      <w:pPr>
        <w:spacing w:after="410"/>
        <w:ind w:left="-3" w:right="0"/>
      </w:pPr>
      <w:r>
        <w:t>Use marks as follows:</w:t>
      </w:r>
    </w:p>
    <w:p>
      <w:pPr>
        <w:numPr>
          <w:ilvl w:val="0"/>
          <w:numId w:val="1"/>
        </w:numPr>
        <w:spacing w:after="365"/>
        <w:ind w:right="0" w:hanging="298"/>
        <w:rPr>
          <w:lang w:val="en-US"/>
        </w:rPr>
      </w:pPr>
      <w:r>
        <w:rPr>
          <w:lang w:val="en-US"/>
        </w:rPr>
        <w:t>Insert</w:t>
      </w:r>
      <w:ins w:id="79" w:author="Mayara/Tikinet" w:date="2019-10-08T19:03:18Z">
        <w:r>
          <w:rPr/>
          <w:t xml:space="preserve"> </w:t>
        </w:r>
      </w:ins>
      <w:r>
        <w:rPr>
          <w:lang w:val="en-US"/>
        </w:rPr>
        <w:t>a</w:t>
      </w:r>
      <w:ins w:id="80" w:author="Mayara/Tikinet" w:date="2019-10-08T19:03:19Z">
        <w:r>
          <w:rPr/>
          <w:t xml:space="preserve"> </w:t>
        </w:r>
      </w:ins>
      <w:r>
        <w:rPr>
          <w:lang w:val="en-US"/>
        </w:rPr>
        <w:t>new</w:t>
      </w:r>
      <w:ins w:id="81" w:author="Mayara/Tikinet" w:date="2019-10-08T19:03:21Z">
        <w:r>
          <w:rPr/>
          <w:t xml:space="preserve"> </w:t>
        </w:r>
      </w:ins>
      <w:r>
        <w:rPr>
          <w:lang w:val="en-US"/>
        </w:rPr>
        <w:t>mark</w:t>
      </w:r>
      <w:ins w:id="82" w:author="Mayara/Tikinet" w:date="2019-10-08T19:03:24Z">
        <w:r>
          <w:rPr/>
          <w:t xml:space="preserve"> </w:t>
        </w:r>
      </w:ins>
      <w:r>
        <w:rPr>
          <w:lang w:val="en-US"/>
        </w:rPr>
        <w:t>at</w:t>
      </w:r>
      <w:ins w:id="83" w:author="Mayara/Tikinet" w:date="2019-10-08T19:03:25Z">
        <w:r>
          <w:rPr/>
          <w:t xml:space="preserve"> </w:t>
        </w:r>
      </w:ins>
      <w:r>
        <w:rPr>
          <w:lang w:val="en-US"/>
        </w:rPr>
        <w:t>the</w:t>
      </w:r>
      <w:ins w:id="84" w:author="Mayara/Tikinet" w:date="2019-10-08T19:03:26Z">
        <w:r>
          <w:rPr/>
          <w:t xml:space="preserve"> </w:t>
        </w:r>
      </w:ins>
      <w:r>
        <w:rPr>
          <w:lang w:val="en-US"/>
        </w:rPr>
        <w:t>cursor</w:t>
      </w:r>
      <w:ins w:id="85" w:author="Mayara/Tikinet" w:date="2019-10-08T19:03:29Z">
        <w:r>
          <w:rPr/>
          <w:t xml:space="preserve"> </w:t>
        </w:r>
      </w:ins>
      <w:r>
        <w:rPr>
          <w:lang w:val="en-US"/>
        </w:rPr>
        <w:t xml:space="preserve">position: </w:t>
      </w:r>
      <w:r>
        <w:rPr>
          <w:rFonts w:ascii="Calibri" w:hAnsi="Calibri" w:eastAsia="Calibri" w:cs="Calibri"/>
          <w:sz w:val="20"/>
          <w:lang w:val="en-US"/>
        </w:rPr>
        <w:t>CTRL + SHIFT + 1 + ...+ 9</w:t>
      </w:r>
      <w:r>
        <w:rPr>
          <w:lang w:val="en-US"/>
        </w:rPr>
        <w:t>. This allows up to 9 separate marks to be inserted</w:t>
      </w:r>
      <w:ins w:id="86" w:author="Mayara/Tikinet" w:date="2019-10-08T19:03:55Z">
        <w:r>
          <w:rPr/>
          <w:t>.</w:t>
        </w:r>
      </w:ins>
    </w:p>
    <w:p>
      <w:pPr>
        <w:numPr>
          <w:ilvl w:val="0"/>
          <w:numId w:val="1"/>
        </w:numPr>
        <w:ind w:right="0" w:hanging="298"/>
      </w:pPr>
      <w:r>
        <w:rPr>
          <w:lang w:val="en-US"/>
        </w:rPr>
        <w:t xml:space="preserve">Go to a mark from somewhere else in the text: </w:t>
      </w:r>
      <w:r>
        <w:rPr>
          <w:rFonts w:ascii="Calibri" w:hAnsi="Calibri" w:eastAsia="Calibri" w:cs="Calibri"/>
          <w:sz w:val="20"/>
          <w:lang w:val="en-US"/>
        </w:rPr>
        <w:t xml:space="preserve">CTRL + 1 + ...+ </w:t>
      </w:r>
      <w:r>
        <w:rPr>
          <w:rFonts w:ascii="Calibri" w:hAnsi="Calibri" w:eastAsia="Calibri" w:cs="Calibri"/>
          <w:sz w:val="20"/>
        </w:rPr>
        <w:t>9</w:t>
      </w:r>
      <w:r>
        <w:t>. Translocation is immediate</w:t>
      </w:r>
      <w:ins w:id="87" w:author="Mayara/Tikinet" w:date="2019-10-08T19:04:50Z">
        <w:r>
          <w:rPr/>
          <w:t>.</w:t>
        </w:r>
      </w:ins>
    </w:p>
    <w:p>
      <w:pPr>
        <w:numPr>
          <w:ilvl w:val="0"/>
          <w:numId w:val="1"/>
        </w:numPr>
        <w:ind w:right="0" w:hanging="298"/>
        <w:rPr>
          <w:lang w:val="en-US"/>
        </w:rPr>
      </w:pPr>
      <w:r>
        <w:rPr>
          <w:lang w:val="en-US"/>
        </w:rPr>
        <w:t xml:space="preserve">Move a mark from one location to another: eg. for Mark 5. Position the cursor at the new position, then </w:t>
      </w:r>
      <w:r>
        <w:rPr>
          <w:rFonts w:ascii="Calibri" w:hAnsi="Calibri" w:eastAsia="Calibri" w:cs="Calibri"/>
          <w:sz w:val="20"/>
          <w:lang w:val="en-US"/>
        </w:rPr>
        <w:t>CTRL+SHIFT+5</w:t>
      </w:r>
      <w:r>
        <w:rPr>
          <w:lang w:val="en-US"/>
        </w:rPr>
        <w:t>, as in (1). The original position of Mark 5 is lost, and the new position stored.</w:t>
      </w:r>
    </w:p>
    <w:p>
      <w:pPr>
        <w:numPr>
          <w:ilvl w:val="0"/>
          <w:numId w:val="1"/>
        </w:numPr>
        <w:spacing w:after="41" w:line="259" w:lineRule="auto"/>
        <w:ind w:right="0" w:hanging="298"/>
        <w:rPr>
          <w:lang w:val="en-US"/>
        </w:rPr>
      </w:pPr>
      <w:r>
        <w:rPr>
          <w:lang w:val="en-US"/>
        </w:rPr>
        <w:t>Delete a mark: position the cursor at the existing position using, eg.</w:t>
      </w:r>
    </w:p>
    <w:p>
      <w:pPr>
        <w:ind w:left="609" w:right="0"/>
        <w:rPr>
          <w:lang w:val="en-US"/>
        </w:rPr>
      </w:pPr>
      <w:r>
        <w:rPr>
          <w:rFonts w:ascii="Calibri" w:hAnsi="Calibri" w:eastAsia="Calibri" w:cs="Calibri"/>
          <w:sz w:val="20"/>
          <w:lang w:val="en-US"/>
        </w:rPr>
        <w:t>CTRL+5</w:t>
      </w:r>
      <w:r>
        <w:rPr>
          <w:lang w:val="en-US"/>
        </w:rPr>
        <w:t xml:space="preserve">. Then re-mark 5, as in (1), with </w:t>
      </w:r>
      <w:r>
        <w:rPr>
          <w:rFonts w:ascii="Calibri" w:hAnsi="Calibri" w:eastAsia="Calibri" w:cs="Calibri"/>
          <w:sz w:val="20"/>
          <w:lang w:val="en-US"/>
        </w:rPr>
        <w:t>CTRL+SHIFT+5</w:t>
      </w:r>
      <w:ins w:id="88" w:author="Mayara/Tikinet" w:date="2019-10-08T19:07:53Z">
        <w:r>
          <w:rPr>
            <w:rFonts w:ascii="Calibri" w:hAnsi="Calibri" w:eastAsia="Calibri" w:cs="Calibri"/>
            <w:sz w:val="20"/>
          </w:rPr>
          <w:t>.</w:t>
        </w:r>
      </w:ins>
      <w:r>
        <w:rPr>
          <w:rFonts w:ascii="Calibri" w:hAnsi="Calibri" w:eastAsia="Calibri" w:cs="Calibri"/>
          <w:sz w:val="20"/>
          <w:lang w:val="en-US"/>
        </w:rPr>
        <w:t xml:space="preserve"> </w:t>
      </w:r>
      <w:r>
        <w:rPr>
          <w:lang w:val="en-US"/>
        </w:rPr>
        <w:t xml:space="preserve">The number 5 at the </w:t>
      </w:r>
      <w:del w:id="89" w:author="Mayara/Tikinet" w:date="2019-10-08T19:08:53Z">
        <w:r>
          <w:rPr>
            <w:lang w:val="en-US"/>
          </w:rPr>
          <w:delText>start</w:delText>
        </w:r>
      </w:del>
      <w:ins w:id="90" w:author="Mayara/Tikinet" w:date="2019-10-08T19:08:53Z">
        <w:r>
          <w:rPr/>
          <w:t>beg</w:t>
        </w:r>
      </w:ins>
      <w:ins w:id="91" w:author="Mayara/Tikinet" w:date="2019-10-08T19:08:54Z">
        <w:r>
          <w:rPr/>
          <w:t>in</w:t>
        </w:r>
      </w:ins>
      <w:ins w:id="92" w:author="Mayara/Tikinet" w:date="2019-10-08T19:08:55Z">
        <w:r>
          <w:rPr/>
          <w:t>ni</w:t>
        </w:r>
      </w:ins>
      <w:ins w:id="93" w:author="Mayara/Tikinet" w:date="2019-10-08T19:08:56Z">
        <w:r>
          <w:rPr/>
          <w:t>ng</w:t>
        </w:r>
      </w:ins>
      <w:r>
        <w:rPr>
          <w:lang w:val="en-US"/>
        </w:rPr>
        <w:t xml:space="preserve"> of the line disappears to show that mark 5 has been lost and is free for use later.</w:t>
      </w:r>
    </w:p>
    <w:p>
      <w:pPr>
        <w:ind w:left="-3" w:right="0"/>
        <w:rPr>
          <w:lang w:val="en-US"/>
        </w:rPr>
      </w:pPr>
      <w:del w:id="94" w:author="Mayara/Tikinet" w:date="2019-10-08T19:10:17Z">
        <w:r>
          <w:rPr>
            <w:lang w:val="en-US"/>
          </w:rPr>
          <w:delText xml:space="preserve">It </w:delText>
        </w:r>
      </w:del>
      <w:del w:id="95" w:author="Mayara/Tikinet" w:date="2019-10-08T19:10:16Z">
        <w:r>
          <w:rPr>
            <w:lang w:val="en-US"/>
          </w:rPr>
          <w:delText>is av</w:delText>
        </w:r>
      </w:del>
      <w:del w:id="96" w:author="Mayara/Tikinet" w:date="2019-10-08T19:10:15Z">
        <w:r>
          <w:rPr>
            <w:lang w:val="en-US"/>
          </w:rPr>
          <w:delText>a</w:delText>
        </w:r>
      </w:del>
      <w:del w:id="97" w:author="Mayara/Tikinet" w:date="2019-10-08T19:10:05Z">
        <w:r>
          <w:rPr>
            <w:lang w:val="en-US"/>
          </w:rPr>
          <w:delText>i</w:delText>
        </w:r>
      </w:del>
      <w:del w:id="98" w:author="Mayara/Tikinet" w:date="2019-10-08T19:10:04Z">
        <w:r>
          <w:rPr>
            <w:lang w:val="en-US"/>
          </w:rPr>
          <w:delText>lbal</w:delText>
        </w:r>
      </w:del>
      <w:del w:id="99" w:author="Mayara/Tikinet" w:date="2019-10-08T19:09:52Z">
        <w:r>
          <w:rPr>
            <w:lang w:val="en-US"/>
          </w:rPr>
          <w:delText>e also</w:delText>
        </w:r>
      </w:del>
      <w:del w:id="100" w:author="Mayara/Tikinet" w:date="2019-10-08T19:09:51Z">
        <w:r>
          <w:rPr>
            <w:lang w:val="en-US"/>
          </w:rPr>
          <w:delText xml:space="preserve"> </w:delText>
        </w:r>
      </w:del>
      <w:r>
        <w:rPr>
          <w:lang w:val="en-US"/>
        </w:rPr>
        <w:t>Basic options</w:t>
      </w:r>
      <w:ins w:id="101" w:author="Mayara/Tikinet" w:date="2019-10-08T19:09:38Z">
        <w:r>
          <w:rPr/>
          <w:t xml:space="preserve"> </w:t>
        </w:r>
      </w:ins>
      <w:ins w:id="102" w:author="Mayara/Tikinet" w:date="2019-10-08T19:09:39Z">
        <w:r>
          <w:rPr/>
          <w:t xml:space="preserve">are </w:t>
        </w:r>
      </w:ins>
      <w:ins w:id="103" w:author="Mayara/Tikinet" w:date="2019-10-08T19:09:40Z">
        <w:r>
          <w:rPr/>
          <w:t xml:space="preserve">also </w:t>
        </w:r>
      </w:ins>
      <w:ins w:id="104" w:author="Mayara/Tikinet" w:date="2019-10-08T19:09:41Z">
        <w:r>
          <w:rPr/>
          <w:t>a</w:t>
        </w:r>
      </w:ins>
      <w:ins w:id="105" w:author="Mayara/Tikinet" w:date="2019-10-08T19:09:42Z">
        <w:r>
          <w:rPr/>
          <w:t>vai</w:t>
        </w:r>
      </w:ins>
      <w:ins w:id="106" w:author="Mayara/Tikinet" w:date="2019-10-08T19:09:43Z">
        <w:r>
          <w:rPr/>
          <w:t>lable</w:t>
        </w:r>
      </w:ins>
      <w:ins w:id="107" w:author="Mayara/Tikinet" w:date="2019-10-08T19:10:23Z">
        <w:r>
          <w:rPr/>
          <w:t>,</w:t>
        </w:r>
      </w:ins>
      <w:r>
        <w:rPr>
          <w:lang w:val="en-US"/>
        </w:rPr>
        <w:t xml:space="preserve"> in the </w:t>
      </w:r>
      <w:r>
        <w:rPr>
          <w:rFonts w:ascii="Calibri" w:hAnsi="Calibri" w:eastAsia="Calibri" w:cs="Calibri"/>
          <w:sz w:val="20"/>
          <w:lang w:val="en-US"/>
        </w:rPr>
        <w:t xml:space="preserve">Misc taskbar </w:t>
      </w:r>
      <w:r>
        <w:rPr>
          <w:lang w:val="en-US"/>
        </w:rPr>
        <w:t>and</w:t>
      </w:r>
      <w:ins w:id="108" w:author="Mayara/Tikinet" w:date="2019-10-08T19:10:32Z">
        <w:r>
          <w:rPr/>
          <w:t xml:space="preserve"> i</w:t>
        </w:r>
      </w:ins>
      <w:ins w:id="109" w:author="Mayara/Tikinet" w:date="2019-10-08T19:10:33Z">
        <w:r>
          <w:rPr/>
          <w:t>n</w:t>
        </w:r>
      </w:ins>
      <w:r>
        <w:rPr>
          <w:lang w:val="en-US"/>
        </w:rPr>
        <w:t xml:space="preserve"> the main menu</w:t>
      </w:r>
      <w:bookmarkStart w:id="0" w:name="_GoBack"/>
      <w:bookmarkEnd w:id="0"/>
      <w:r>
        <w:rPr>
          <w:lang w:val="en-US"/>
        </w:rPr>
        <w:t xml:space="preserve"> Marks.</w:t>
      </w:r>
    </w:p>
    <w:sectPr>
      <w:headerReference r:id="rId5" w:type="first"/>
      <w:headerReference r:id="rId3" w:type="default"/>
      <w:headerReference r:id="rId4" w:type="even"/>
      <w:pgSz w:w="11904" w:h="16840"/>
      <w:pgMar w:top="1007" w:right="3656" w:bottom="1924" w:left="928" w:header="989" w:footer="720" w:gutter="0"/>
      <w:pgNumType w:start="87"/>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WenQuanYi Micro 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等线">
    <w:altName w:val="Gubbi"/>
    <w:panose1 w:val="00000000000000000000"/>
    <w:charset w:val="86"/>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WenQuanYi Micro Hei">
    <w:panose1 w:val="020B0606030804020204"/>
    <w:charset w:val="86"/>
    <w:family w:val="auto"/>
    <w:pitch w:val="default"/>
    <w:sig w:usb0="E10002EF" w:usb1="6BDFFCFB" w:usb2="00800036" w:usb3="00000000" w:csb0="603E019F" w:csb1="DFD70000"/>
  </w:font>
  <w:font w:name="aakar">
    <w:panose1 w:val="02000600040000000000"/>
    <w:charset w:val="00"/>
    <w:family w:val="auto"/>
    <w:pitch w:val="default"/>
    <w:sig w:usb0="80040001" w:usb1="00002000" w:usb2="00000000" w:usb3="00000000" w:csb0="20000000" w:csb1="80000000"/>
  </w:font>
  <w:font w:name="等线">
    <w:altName w:val="Gubbi"/>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462" w:firstLine="0"/>
      <w:jc w:val="right"/>
    </w:pPr>
    <w:r>
      <w:rPr>
        <w:rFonts w:ascii="Calibri" w:hAnsi="Calibri" w:eastAsia="Calibri" w:cs="Calibri"/>
        <w:color w:val="000000"/>
      </w:rPr>
      <mc:AlternateContent>
        <mc:Choice Requires="wpg">
          <w:drawing>
            <wp:anchor distT="0" distB="0" distL="114300" distR="114300" simplePos="0" relativeHeight="251659264" behindDoc="0" locked="0" layoutInCell="1" allowOverlap="1">
              <wp:simplePos x="0" y="0"/>
              <wp:positionH relativeFrom="page">
                <wp:posOffset>595630</wp:posOffset>
              </wp:positionH>
              <wp:positionV relativeFrom="page">
                <wp:posOffset>791210</wp:posOffset>
              </wp:positionV>
              <wp:extent cx="6204585" cy="6350"/>
              <wp:effectExtent l="0" t="0" r="0" b="0"/>
              <wp:wrapSquare wrapText="bothSides"/>
              <wp:docPr id="2654" name="Group 2654"/>
              <wp:cNvGraphicFramePr/>
              <a:graphic xmlns:a="http://schemas.openxmlformats.org/drawingml/2006/main">
                <a:graphicData uri="http://schemas.microsoft.com/office/word/2010/wordprocessingGroup">
                  <wpg:wgp>
                    <wpg:cNvGrpSpPr/>
                    <wpg:grpSpPr>
                      <a:xfrm>
                        <a:off x="0" y="0"/>
                        <a:ext cx="6204864" cy="6058"/>
                        <a:chOff x="0" y="0"/>
                        <a:chExt cx="6204864" cy="6058"/>
                      </a:xfrm>
                    </wpg:grpSpPr>
                    <wps:wsp>
                      <wps:cNvPr id="2655" name="Shape 2655"/>
                      <wps:cNvSpPr/>
                      <wps:spPr>
                        <a:xfrm>
                          <a:off x="0" y="0"/>
                          <a:ext cx="6204864" cy="0"/>
                        </a:xfrm>
                        <a:custGeom>
                          <a:avLst/>
                          <a:gdLst/>
                          <a:ahLst/>
                          <a:cxnLst/>
                          <a:rect l="0" t="0" r="0" b="0"/>
                          <a:pathLst>
                            <a:path w="6204864">
                              <a:moveTo>
                                <a:pt x="0" y="0"/>
                              </a:moveTo>
                              <a:lnTo>
                                <a:pt x="6204864" y="0"/>
                              </a:lnTo>
                            </a:path>
                          </a:pathLst>
                        </a:custGeom>
                        <a:ln w="6058"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46.9pt;margin-top:62.3pt;height:0.5pt;width:488.55pt;mso-position-horizontal-relative:page;mso-position-vertical-relative:page;mso-wrap-distance-bottom:0pt;mso-wrap-distance-left:9pt;mso-wrap-distance-right:9pt;mso-wrap-distance-top:0pt;z-index:251659264;mso-width-relative:page;mso-height-relative:page;" coordsize="6204864,6058" o:gfxdata="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nsHdSNkAAAALAQAADwAAAAAA&#10;AAABACAAAAA4AAAAZHJzL2Rvd25yZXYueG1sUEsBAhQAFAAAAAgAh07iQKfHhLE1AgAASQUAAA4A&#10;AAAAAAAAAQAgAAAAPgEAAGRycy9lMm9Eb2MueG1sUEsFBgAAAAAGAAYAWQEAAOUFAAAAAA==&#10;">
              <o:lock v:ext="edit" aspectratio="f"/>
              <v:shape id="Shape 2655" o:spid="_x0000_s1026" o:spt="100" style="position:absolute;left:0;top:0;height:0;width:6204864;" filled="f" stroked="t" coordsize="6204864,1" o:gfxdata="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1+9i8vwAAAN0AAAAPAAAAAAAAAAEAIAAAADgAAABkcnMvZG93bnJl&#10;di54bWxQSwECFAAUAAAACACHTuJAMy8FnjsAAAA5AAAAEAAAAAAAAAABACAAAAAkAQAAZHJzL3No&#10;YXBleG1sLnhtbFBLBQYAAAAABgAGAFsBAADOAwAAAAA=&#10;" path="m0,0l6204864,0e">
                <v:fill on="f" focussize="0,0"/>
                <v:stroke weight="0.477007874015748pt" color="#231F20"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t>87</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776"/>
      </w:tabs>
      <w:spacing w:after="0" w:line="259" w:lineRule="auto"/>
      <w:ind w:left="0" w:right="-2456" w:firstLine="0"/>
      <w:jc w:val="left"/>
    </w:pPr>
    <w:r>
      <w:rPr>
        <w:rFonts w:ascii="Calibri" w:hAnsi="Calibri" w:eastAsia="Calibri" w:cs="Calibri"/>
        <w:color w:val="000000"/>
      </w:rPr>
      <mc:AlternateContent>
        <mc:Choice Requires="wpg">
          <w:drawing>
            <wp:anchor distT="0" distB="0" distL="114300" distR="114300" simplePos="0" relativeHeight="251658240" behindDoc="0" locked="0" layoutInCell="1" allowOverlap="1">
              <wp:simplePos x="0" y="0"/>
              <wp:positionH relativeFrom="page">
                <wp:posOffset>595630</wp:posOffset>
              </wp:positionH>
              <wp:positionV relativeFrom="page">
                <wp:posOffset>791210</wp:posOffset>
              </wp:positionV>
              <wp:extent cx="6204585" cy="6350"/>
              <wp:effectExtent l="0" t="0" r="0" b="0"/>
              <wp:wrapSquare wrapText="bothSides"/>
              <wp:docPr id="2668" name="Group 2668"/>
              <wp:cNvGraphicFramePr/>
              <a:graphic xmlns:a="http://schemas.openxmlformats.org/drawingml/2006/main">
                <a:graphicData uri="http://schemas.microsoft.com/office/word/2010/wordprocessingGroup">
                  <wpg:wgp>
                    <wpg:cNvGrpSpPr/>
                    <wpg:grpSpPr>
                      <a:xfrm>
                        <a:off x="0" y="0"/>
                        <a:ext cx="6204864" cy="6058"/>
                        <a:chOff x="0" y="0"/>
                        <a:chExt cx="6204864" cy="6058"/>
                      </a:xfrm>
                    </wpg:grpSpPr>
                    <wps:wsp>
                      <wps:cNvPr id="2669" name="Shape 2669"/>
                      <wps:cNvSpPr/>
                      <wps:spPr>
                        <a:xfrm>
                          <a:off x="0" y="0"/>
                          <a:ext cx="6204864" cy="0"/>
                        </a:xfrm>
                        <a:custGeom>
                          <a:avLst/>
                          <a:gdLst/>
                          <a:ahLst/>
                          <a:cxnLst/>
                          <a:rect l="0" t="0" r="0" b="0"/>
                          <a:pathLst>
                            <a:path w="6204864">
                              <a:moveTo>
                                <a:pt x="0" y="0"/>
                              </a:moveTo>
                              <a:lnTo>
                                <a:pt x="6204864" y="0"/>
                              </a:lnTo>
                            </a:path>
                          </a:pathLst>
                        </a:custGeom>
                        <a:ln w="6058"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46.9pt;margin-top:62.3pt;height:0.5pt;width:488.55pt;mso-position-horizontal-relative:page;mso-position-vertical-relative:page;mso-wrap-distance-bottom:0pt;mso-wrap-distance-left:9pt;mso-wrap-distance-right:9pt;mso-wrap-distance-top:0pt;z-index:251658240;mso-width-relative:page;mso-height-relative:page;" coordsize="6204864,6058" o:gfxdata="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nsHdSNkAAAALAQAADwAAAAAA&#10;AAABACAAAAA4AAAAZHJzL2Rvd25yZXYueG1sUEsBAhQAFAAAAAgAh07iQKQPGBk1AgAASQUAAA4A&#10;AAAAAAAAAQAgAAAAPgEAAGRycy9lMm9Eb2MueG1sUEsFBgAAAAAGAAYAWQEAAOUFAAAAAA==&#10;">
              <o:lock v:ext="edit" aspectratio="f"/>
              <v:shape id="Shape 2669" o:spid="_x0000_s1026" o:spt="100" style="position:absolute;left:0;top:0;height:0;width:6204864;" filled="f" stroked="t" coordsize="6204864,1" o:gfxdata="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toYBL0AAADdAAAADwAAAAAAAAABACAAAAA4AAAAZHJzL2Rvd25yZXYu&#10;eG1sUEsBAhQAFAAAAAgAh07iQDMvBZ47AAAAOQAAABAAAAAAAAAAAQAgAAAAIgEAAGRycy9zaGFw&#10;ZXhtbC54bWxQSwUGAAAAAAYABgBbAQAAzAMAAAAA&#10;" path="m0,0l6204864,0e">
                <v:fill on="f" focussize="0,0"/>
                <v:stroke weight="0.477007874015748pt" color="#231F20"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t>88</w:t>
    </w:r>
    <w:r>
      <w:fldChar w:fldCharType="end"/>
    </w:r>
    <w:r>
      <w:tab/>
    </w:r>
    <w:r>
      <w:t>W</w:t>
    </w:r>
    <w:r>
      <w:rPr>
        <w:sz w:val="18"/>
      </w:rPr>
      <w:t xml:space="preserve">ORKING </w:t>
    </w:r>
    <w:r>
      <w:t>W</w:t>
    </w:r>
    <w:r>
      <w:rPr>
        <w:sz w:val="18"/>
      </w:rPr>
      <w:t>ITH</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462" w:firstLine="0"/>
      <w:jc w:val="right"/>
    </w:pPr>
    <w:r>
      <w:rPr>
        <w:rFonts w:ascii="Calibri" w:hAnsi="Calibri" w:eastAsia="Calibri" w:cs="Calibri"/>
        <w:color w:val="000000"/>
      </w:rPr>
      <mc:AlternateContent>
        <mc:Choice Requires="wpg">
          <w:drawing>
            <wp:anchor distT="0" distB="0" distL="114300" distR="114300" simplePos="0" relativeHeight="251660288" behindDoc="0" locked="0" layoutInCell="1" allowOverlap="1">
              <wp:simplePos x="0" y="0"/>
              <wp:positionH relativeFrom="page">
                <wp:posOffset>595630</wp:posOffset>
              </wp:positionH>
              <wp:positionV relativeFrom="page">
                <wp:posOffset>791210</wp:posOffset>
              </wp:positionV>
              <wp:extent cx="6204585" cy="6350"/>
              <wp:effectExtent l="0" t="0" r="0" b="0"/>
              <wp:wrapSquare wrapText="bothSides"/>
              <wp:docPr id="2646" name="Group 2646"/>
              <wp:cNvGraphicFramePr/>
              <a:graphic xmlns:a="http://schemas.openxmlformats.org/drawingml/2006/main">
                <a:graphicData uri="http://schemas.microsoft.com/office/word/2010/wordprocessingGroup">
                  <wpg:wgp>
                    <wpg:cNvGrpSpPr/>
                    <wpg:grpSpPr>
                      <a:xfrm>
                        <a:off x="0" y="0"/>
                        <a:ext cx="6204864" cy="6058"/>
                        <a:chOff x="0" y="0"/>
                        <a:chExt cx="6204864" cy="6058"/>
                      </a:xfrm>
                    </wpg:grpSpPr>
                    <wps:wsp>
                      <wps:cNvPr id="2647" name="Shape 2647"/>
                      <wps:cNvSpPr/>
                      <wps:spPr>
                        <a:xfrm>
                          <a:off x="0" y="0"/>
                          <a:ext cx="6204864" cy="0"/>
                        </a:xfrm>
                        <a:custGeom>
                          <a:avLst/>
                          <a:gdLst/>
                          <a:ahLst/>
                          <a:cxnLst/>
                          <a:rect l="0" t="0" r="0" b="0"/>
                          <a:pathLst>
                            <a:path w="6204864">
                              <a:moveTo>
                                <a:pt x="0" y="0"/>
                              </a:moveTo>
                              <a:lnTo>
                                <a:pt x="6204864" y="0"/>
                              </a:lnTo>
                            </a:path>
                          </a:pathLst>
                        </a:custGeom>
                        <a:ln w="6058"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46.9pt;margin-top:62.3pt;height:0.5pt;width:488.55pt;mso-position-horizontal-relative:page;mso-position-vertical-relative:page;mso-wrap-distance-bottom:0pt;mso-wrap-distance-left:9pt;mso-wrap-distance-right:9pt;mso-wrap-distance-top:0pt;z-index:251660288;mso-width-relative:page;mso-height-relative:page;" coordsize="6204864,6058" o:gfxdata="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nsHdSNkAAAALAQAADwAAAAAA&#10;AAABACAAAAA4AAAAZHJzL2Rvd25yZXYueG1sUEsBAhQAFAAAAAgAh07iQGPQGlU1AgAASQUAAA4A&#10;AAAAAAAAAQAgAAAAPgEAAGRycy9lMm9Eb2MueG1sUEsFBgAAAAAGAAYAWQEAAOUFAAAAAA==&#10;">
              <o:lock v:ext="edit" aspectratio="f"/>
              <v:shape id="Shape 2647" o:spid="_x0000_s1026" o:spt="100" style="position:absolute;left:0;top:0;height:0;width:6204864;" filled="f" stroked="t" coordsize="6204864,1" o:gfxdata="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7x1jb0AAADdAAAADwAAAAAAAAABACAAAAA4AAAAZHJzL2Rvd25yZXYu&#10;eG1sUEsBAhQAFAAAAAgAh07iQDMvBZ47AAAAOQAAABAAAAAAAAAAAQAgAAAAIgEAAGRycy9zaGFw&#10;ZXhtbC54bWxQSwUGAAAAAAYABgBbAQAAzAMAAAAA&#10;" path="m0,0l6204864,0e">
                <v:fill on="f" focussize="0,0"/>
                <v:stroke weight="0.477007874015748pt" color="#231F20"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t>87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24770E"/>
    <w:multiLevelType w:val="multilevel"/>
    <w:tmpl w:val="7724770E"/>
    <w:lvl w:ilvl="0" w:tentative="0">
      <w:start w:val="1"/>
      <w:numFmt w:val="decimal"/>
      <w:lvlText w:val="%1."/>
      <w:lvlJc w:val="left"/>
      <w:pPr>
        <w:ind w:left="608"/>
      </w:pPr>
      <w:rPr>
        <w:rFonts w:ascii="Times New Roman" w:hAnsi="Times New Roman" w:eastAsia="Times New Roman" w:cs="Times New Roman"/>
        <w:b w:val="0"/>
        <w:i w:val="0"/>
        <w:strike w:val="0"/>
        <w:dstrike w:val="0"/>
        <w:color w:val="231F20"/>
        <w:sz w:val="22"/>
        <w:szCs w:val="22"/>
        <w:u w:val="none" w:color="000000"/>
        <w:shd w:val="clear" w:color="auto" w:fill="auto"/>
        <w:vertAlign w:val="baseline"/>
      </w:rPr>
    </w:lvl>
    <w:lvl w:ilvl="1" w:tentative="0">
      <w:start w:val="1"/>
      <w:numFmt w:val="lowerLetter"/>
      <w:lvlText w:val="%2"/>
      <w:lvlJc w:val="left"/>
      <w:pPr>
        <w:ind w:left="1385"/>
      </w:pPr>
      <w:rPr>
        <w:rFonts w:ascii="Times New Roman" w:hAnsi="Times New Roman" w:eastAsia="Times New Roman" w:cs="Times New Roman"/>
        <w:b w:val="0"/>
        <w:i w:val="0"/>
        <w:strike w:val="0"/>
        <w:dstrike w:val="0"/>
        <w:color w:val="231F20"/>
        <w:sz w:val="22"/>
        <w:szCs w:val="22"/>
        <w:u w:val="none" w:color="000000"/>
        <w:shd w:val="clear" w:color="auto" w:fill="auto"/>
        <w:vertAlign w:val="baseline"/>
      </w:rPr>
    </w:lvl>
    <w:lvl w:ilvl="2" w:tentative="0">
      <w:start w:val="1"/>
      <w:numFmt w:val="lowerRoman"/>
      <w:lvlText w:val="%3"/>
      <w:lvlJc w:val="left"/>
      <w:pPr>
        <w:ind w:left="2105"/>
      </w:pPr>
      <w:rPr>
        <w:rFonts w:ascii="Times New Roman" w:hAnsi="Times New Roman" w:eastAsia="Times New Roman" w:cs="Times New Roman"/>
        <w:b w:val="0"/>
        <w:i w:val="0"/>
        <w:strike w:val="0"/>
        <w:dstrike w:val="0"/>
        <w:color w:val="231F20"/>
        <w:sz w:val="22"/>
        <w:szCs w:val="22"/>
        <w:u w:val="none" w:color="000000"/>
        <w:shd w:val="clear" w:color="auto" w:fill="auto"/>
        <w:vertAlign w:val="baseline"/>
      </w:rPr>
    </w:lvl>
    <w:lvl w:ilvl="3" w:tentative="0">
      <w:start w:val="1"/>
      <w:numFmt w:val="decimal"/>
      <w:lvlText w:val="%4"/>
      <w:lvlJc w:val="left"/>
      <w:pPr>
        <w:ind w:left="2825"/>
      </w:pPr>
      <w:rPr>
        <w:rFonts w:ascii="Times New Roman" w:hAnsi="Times New Roman" w:eastAsia="Times New Roman" w:cs="Times New Roman"/>
        <w:b w:val="0"/>
        <w:i w:val="0"/>
        <w:strike w:val="0"/>
        <w:dstrike w:val="0"/>
        <w:color w:val="231F20"/>
        <w:sz w:val="22"/>
        <w:szCs w:val="22"/>
        <w:u w:val="none" w:color="000000"/>
        <w:shd w:val="clear" w:color="auto" w:fill="auto"/>
        <w:vertAlign w:val="baseline"/>
      </w:rPr>
    </w:lvl>
    <w:lvl w:ilvl="4" w:tentative="0">
      <w:start w:val="1"/>
      <w:numFmt w:val="lowerLetter"/>
      <w:lvlText w:val="%5"/>
      <w:lvlJc w:val="left"/>
      <w:pPr>
        <w:ind w:left="3545"/>
      </w:pPr>
      <w:rPr>
        <w:rFonts w:ascii="Times New Roman" w:hAnsi="Times New Roman" w:eastAsia="Times New Roman" w:cs="Times New Roman"/>
        <w:b w:val="0"/>
        <w:i w:val="0"/>
        <w:strike w:val="0"/>
        <w:dstrike w:val="0"/>
        <w:color w:val="231F20"/>
        <w:sz w:val="22"/>
        <w:szCs w:val="22"/>
        <w:u w:val="none" w:color="000000"/>
        <w:shd w:val="clear" w:color="auto" w:fill="auto"/>
        <w:vertAlign w:val="baseline"/>
      </w:rPr>
    </w:lvl>
    <w:lvl w:ilvl="5" w:tentative="0">
      <w:start w:val="1"/>
      <w:numFmt w:val="lowerRoman"/>
      <w:lvlText w:val="%6"/>
      <w:lvlJc w:val="left"/>
      <w:pPr>
        <w:ind w:left="4265"/>
      </w:pPr>
      <w:rPr>
        <w:rFonts w:ascii="Times New Roman" w:hAnsi="Times New Roman" w:eastAsia="Times New Roman" w:cs="Times New Roman"/>
        <w:b w:val="0"/>
        <w:i w:val="0"/>
        <w:strike w:val="0"/>
        <w:dstrike w:val="0"/>
        <w:color w:val="231F20"/>
        <w:sz w:val="22"/>
        <w:szCs w:val="22"/>
        <w:u w:val="none" w:color="000000"/>
        <w:shd w:val="clear" w:color="auto" w:fill="auto"/>
        <w:vertAlign w:val="baseline"/>
      </w:rPr>
    </w:lvl>
    <w:lvl w:ilvl="6" w:tentative="0">
      <w:start w:val="1"/>
      <w:numFmt w:val="decimal"/>
      <w:lvlText w:val="%7"/>
      <w:lvlJc w:val="left"/>
      <w:pPr>
        <w:ind w:left="4985"/>
      </w:pPr>
      <w:rPr>
        <w:rFonts w:ascii="Times New Roman" w:hAnsi="Times New Roman" w:eastAsia="Times New Roman" w:cs="Times New Roman"/>
        <w:b w:val="0"/>
        <w:i w:val="0"/>
        <w:strike w:val="0"/>
        <w:dstrike w:val="0"/>
        <w:color w:val="231F20"/>
        <w:sz w:val="22"/>
        <w:szCs w:val="22"/>
        <w:u w:val="none" w:color="000000"/>
        <w:shd w:val="clear" w:color="auto" w:fill="auto"/>
        <w:vertAlign w:val="baseline"/>
      </w:rPr>
    </w:lvl>
    <w:lvl w:ilvl="7" w:tentative="0">
      <w:start w:val="1"/>
      <w:numFmt w:val="lowerLetter"/>
      <w:lvlText w:val="%8"/>
      <w:lvlJc w:val="left"/>
      <w:pPr>
        <w:ind w:left="5705"/>
      </w:pPr>
      <w:rPr>
        <w:rFonts w:ascii="Times New Roman" w:hAnsi="Times New Roman" w:eastAsia="Times New Roman" w:cs="Times New Roman"/>
        <w:b w:val="0"/>
        <w:i w:val="0"/>
        <w:strike w:val="0"/>
        <w:dstrike w:val="0"/>
        <w:color w:val="231F20"/>
        <w:sz w:val="22"/>
        <w:szCs w:val="22"/>
        <w:u w:val="none" w:color="000000"/>
        <w:shd w:val="clear" w:color="auto" w:fill="auto"/>
        <w:vertAlign w:val="baseline"/>
      </w:rPr>
    </w:lvl>
    <w:lvl w:ilvl="8" w:tentative="0">
      <w:start w:val="1"/>
      <w:numFmt w:val="lowerRoman"/>
      <w:lvlText w:val="%9"/>
      <w:lvlJc w:val="left"/>
      <w:pPr>
        <w:ind w:left="6425"/>
      </w:pPr>
      <w:rPr>
        <w:rFonts w:ascii="Times New Roman" w:hAnsi="Times New Roman" w:eastAsia="Times New Roman" w:cs="Times New Roman"/>
        <w:b w:val="0"/>
        <w:i w:val="0"/>
        <w:strike w:val="0"/>
        <w:dstrike w:val="0"/>
        <w:color w:val="231F20"/>
        <w:sz w:val="22"/>
        <w:szCs w:val="22"/>
        <w:u w:val="none" w:color="000000"/>
        <w:shd w:val="clear" w:color="auto" w:fill="auto"/>
        <w:vertAlign w:val="baseline"/>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ayara/Tikinet">
    <w15:presenceInfo w15:providerId="None" w15:userId="Mayara/Tikin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trackRevisions w:val="1"/>
  <w:documentProtection w:enforcement="0"/>
  <w:defaultTabStop w:val="708"/>
  <w:hyphenationZone w:val="425"/>
  <w:evenAndOddHeaders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70B"/>
    <w:rsid w:val="003C30A5"/>
    <w:rsid w:val="00D57A1E"/>
    <w:rsid w:val="00E1770B"/>
    <w:rsid w:val="1DFF3A7E"/>
    <w:rsid w:val="3BEF5B15"/>
    <w:rsid w:val="6FFEA25D"/>
    <w:rsid w:val="7FBEACD6"/>
    <w:rsid w:val="7FBF97CB"/>
    <w:rsid w:val="8DF5922B"/>
    <w:rsid w:val="95FEF78B"/>
    <w:rsid w:val="A37BFA2A"/>
    <w:rsid w:val="BD7FF369"/>
    <w:rsid w:val="D1BE25B2"/>
    <w:rsid w:val="D9FB44B0"/>
    <w:rsid w:val="D9FE2AAF"/>
    <w:rsid w:val="D9FF93B6"/>
    <w:rsid w:val="E8B391DB"/>
    <w:rsid w:val="F779815B"/>
    <w:rsid w:val="FBFF514E"/>
    <w:rsid w:val="FFAD9540"/>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97" w:line="288" w:lineRule="auto"/>
      <w:ind w:left="3" w:right="2" w:hanging="1"/>
      <w:jc w:val="both"/>
    </w:pPr>
    <w:rPr>
      <w:rFonts w:ascii="Times New Roman" w:hAnsi="Times New Roman" w:eastAsia="Times New Roman" w:cs="Times New Roman"/>
      <w:color w:val="231F20"/>
      <w:sz w:val="22"/>
      <w:szCs w:val="22"/>
      <w:lang w:val="pt-BR" w:eastAsia="pt-BR" w:bidi="ar-SA"/>
    </w:rPr>
  </w:style>
  <w:style w:type="paragraph" w:styleId="2">
    <w:name w:val="heading 1"/>
    <w:next w:val="1"/>
    <w:link w:val="6"/>
    <w:qFormat/>
    <w:uiPriority w:val="9"/>
    <w:pPr>
      <w:keepNext/>
      <w:keepLines/>
      <w:spacing w:after="0" w:line="744" w:lineRule="auto"/>
      <w:ind w:left="21" w:hanging="10"/>
      <w:outlineLvl w:val="0"/>
    </w:pPr>
    <w:rPr>
      <w:rFonts w:ascii="Times New Roman" w:hAnsi="Times New Roman" w:eastAsia="Times New Roman" w:cs="Times New Roman"/>
      <w:color w:val="010101"/>
      <w:sz w:val="18"/>
      <w:szCs w:val="22"/>
      <w:lang w:val="pt-BR" w:eastAsia="pt-BR" w:bidi="ar-SA"/>
    </w:rPr>
  </w:style>
  <w:style w:type="paragraph" w:styleId="3">
    <w:name w:val="heading 2"/>
    <w:next w:val="1"/>
    <w:link w:val="7"/>
    <w:unhideWhenUsed/>
    <w:qFormat/>
    <w:uiPriority w:val="9"/>
    <w:pPr>
      <w:keepNext/>
      <w:keepLines/>
      <w:spacing w:after="240" w:line="265" w:lineRule="auto"/>
      <w:ind w:left="21" w:hanging="10"/>
      <w:outlineLvl w:val="1"/>
    </w:pPr>
    <w:rPr>
      <w:rFonts w:ascii="Times New Roman" w:hAnsi="Times New Roman" w:eastAsia="Times New Roman" w:cs="Times New Roman"/>
      <w:i/>
      <w:color w:val="010101"/>
      <w:sz w:val="22"/>
      <w:szCs w:val="22"/>
      <w:lang w:val="pt-BR" w:eastAsia="pt-BR" w:bidi="ar-SA"/>
    </w:rPr>
  </w:style>
  <w:style w:type="character" w:default="1" w:styleId="4">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character" w:customStyle="1" w:styleId="6">
    <w:name w:val="Título 1 Char"/>
    <w:link w:val="2"/>
    <w:uiPriority w:val="0"/>
    <w:rPr>
      <w:rFonts w:ascii="Times New Roman" w:hAnsi="Times New Roman" w:eastAsia="Times New Roman" w:cs="Times New Roman"/>
      <w:color w:val="010101"/>
      <w:sz w:val="18"/>
    </w:rPr>
  </w:style>
  <w:style w:type="character" w:customStyle="1" w:styleId="7">
    <w:name w:val="Título 2 Char"/>
    <w:link w:val="3"/>
    <w:uiPriority w:val="0"/>
    <w:rPr>
      <w:rFonts w:ascii="Times New Roman" w:hAnsi="Times New Roman" w:eastAsia="Times New Roman" w:cs="Times New Roman"/>
      <w:i/>
      <w:color w:val="010101"/>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212121"/>
      </a:dk1>
      <a:lt1>
        <a:sysClr val="window" lastClr="F3F3F3"/>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778</Words>
  <Characters>4203</Characters>
  <Lines>35</Lines>
  <Paragraphs>9</Paragraphs>
  <TotalTime>9</TotalTime>
  <ScaleCrop>false</ScaleCrop>
  <LinksUpToDate>false</LinksUpToDate>
  <CharactersWithSpaces>4972</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2019-10-08T14:02:00Z</dcterms:created>
  <dc:creator>Tinn-R Team</dc:creator>
  <cp:lastModifiedBy>Mayara/Tikinet</cp:lastModifiedBy>
  <dcterms:modified xsi:type="dcterms:W3CDTF">2019-10-08T19:10:41Z</dcterms:modified>
  <dc:title>User guide - Tinn-R Team</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